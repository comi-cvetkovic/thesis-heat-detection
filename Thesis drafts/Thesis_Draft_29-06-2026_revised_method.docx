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microsoft.com/office/word/2023/wordml/word16du" xmlns:ns5="http://schemas.openxmlformats.org/drawingml/2006/wordprocessingDrawing" xmlns:ns6="http://schemas.microsoft.com/office/word/2010/wordprocessingDrawing" xmlns:ns7="http://schemas.openxmlformats.org/drawingml/2006/main" xmlns:ns8="http://schemas.openxmlformats.org/drawingml/2006/picture" xmlns:w="http://schemas.openxmlformats.org/wordprocessingml/2006/main" ns1:Ignorable="w14 w15 w16se w16cid w16 w16cex w16sdtdh w16sdtfl w16du wp14">
  <w:body>
    <w:p ns2:paraId="12745323" ns2:textId="77777777" w:rsidR="003E7BE3" w:rsidRDefault="003E7BE3" w:rsidP="003E7BE3">
      <w:pPr>
        <w:spacing w:before="160"/>
        <w:jc w:val="center"/>
        <w:rPr>
          <w:rFonts w:cs="Arial"/>
        </w:rPr>
      </w:pPr>
    </w:p>
    <w:p ns2:paraId="13A61872" ns2:textId="77777777" w:rsidR="003E7BE3" w:rsidRDefault="003E7BE3" w:rsidP="003E7BE3">
      <w:pPr>
        <w:spacing w:before="160"/>
        <w:jc w:val="center"/>
        <w:rPr>
          <w:rFonts w:cs="Arial"/>
        </w:rPr>
      </w:pPr>
    </w:p>
    <w:p ns2:paraId="66047FC4" ns2:textId="77777777" w:rsidR="003E7BE3" w:rsidRDefault="003E7BE3" w:rsidP="003E7BE3">
      <w:pPr>
        <w:spacing w:before="160"/>
        <w:jc w:val="center"/>
        <w:rPr>
          <w:rFonts w:cs="Arial"/>
        </w:rPr>
      </w:pPr>
    </w:p>
    <w:p ns2:paraId="55A65E70" ns2: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sidRPr="00C412B1">
            <w:rPr>
              <w:rFonts w:cs="Arial"/>
              <w:lang w:val="en-US"/>
            </w:rPr>
            <w:t xml:space="preserve">Degree Project in </w:t>
          </w:r>
          <w:r w:rsidR="00942E5E" w:rsidRPr="00C412B1">
            <w:rPr>
              <w:rFonts w:cs="Arial"/>
              <w:lang w:val="en-US"/>
            </w:rPr>
            <w:t>Technology</w:t>
          </w:r>
        </w:sdtContent>
      </w:sdt>
    </w:p>
    <w:p ns2:paraId="6A81DF87" ns2: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sdt>
      <w:sdtPr>
        <w:rPr>
          <w:rFonts w:cs="Arial"/>
        </w:rPr>
        <w:id w:val="984667529"/>
        <w:placeholder>
          <w:docPart w:val="5D3E8624AC254D9E8EB86279229F7D55"/>
        </w:placeholder>
      </w:sdtPr>
      <w:sdtContent>
        <w:p ns2:paraId="13692D04" ns2:textId="77777777" w:rsidR="00B977A8" w:rsidRPr="00643E55" w:rsidRDefault="003E0A08" w:rsidP="003500EE">
          <w:pPr>
            <w:pStyle w:val="Titel"/>
            <w:spacing w:before="800"/>
            <w:jc w:val="center"/>
            <w:rPr>
              <w:rFonts w:cs="Arial"/>
              <w:lang w:val="en-US"/>
            </w:rPr>
          </w:pPr>
          <w:r w:rsidRPr="00C412B1">
            <w:rPr>
              <w:rFonts w:cs="Arial"/>
              <w:lang w:val="en-US"/>
            </w:rPr>
            <w:t>Anomaly Detection in District Heating System</w:t>
          </w:r>
          <w:r w:rsidR="008F121E" w:rsidRPr="00C412B1">
            <w:rPr>
              <w:rFonts w:cs="Arial"/>
              <w:lang w:val="en-US"/>
            </w:rPr>
            <w:t>s</w:t>
          </w:r>
          <w:r w:rsidRPr="00C412B1">
            <w:rPr>
              <w:rFonts w:cs="Arial"/>
              <w:lang w:val="en-US"/>
            </w:rPr>
            <w:t xml:space="preserve"> Using </w:t>
          </w:r>
          <w:r w:rsidR="008878DC" w:rsidRPr="00C412B1">
            <w:rPr>
              <w:rFonts w:cs="Arial"/>
              <w:lang w:val="en-US"/>
            </w:rPr>
            <w:t>Deep Learning on Real</w:t>
          </w:r>
          <w:r w:rsidR="000A6909" w:rsidRPr="00C412B1">
            <w:rPr>
              <w:rFonts w:cs="Arial"/>
              <w:lang w:val="en-US"/>
            </w:rPr>
            <w:t>-</w:t>
          </w:r>
          <w:r w:rsidR="008878DC" w:rsidRPr="00C412B1">
            <w:rPr>
              <w:rFonts w:cs="Arial"/>
              <w:lang w:val="en-US"/>
            </w:rPr>
            <w:t>Time Sensor</w:t>
          </w:r>
          <w:r w:rsidR="000A6909" w:rsidRPr="00C412B1">
            <w:rPr>
              <w:rFonts w:cs="Arial"/>
              <w:lang w:val="en-US"/>
            </w:rPr>
            <w:t xml:space="preserve"> Data</w:t>
          </w:r>
        </w:p>
      </w:sdtContent>
    </w:sdt>
    <w:bookmarkEnd w:id="0" w:displacedByCustomXml="prev"/>
    <w:bookmarkStart w:id="1" w:name="_Toc233037910" w:displacedByCustomXml="next"/>
    <w:sdt>
      <w:sdtPr>
        <w:id w:val="-1971594218"/>
        <w:placeholder>
          <w:docPart w:val="2F8F1EFFD01A4B86926758B93D913101"/>
        </w:placeholder>
        <w:showingPlcHdr/>
      </w:sdtPr>
      <w:sdtContent>
        <w:p ns2:paraId="44F0A64E" ns2: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1" w:displacedByCustomXml="prev"/>
    <w:sdt>
      <w:sdtPr>
        <w:rPr>
          <w:rFonts w:cs="Arial"/>
        </w:rPr>
        <w:id w:val="-846402233"/>
        <w:placeholder>
          <w:docPart w:val="D05C2A2FB53C4B04922783BBB5215F2F"/>
        </w:placeholder>
        <w:showingPlcHdr/>
      </w:sdtPr>
      <w:sdtContent>
        <w:p ns2:paraId="5F28CC7C" ns2: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ns2:paraId="3B399C32" ns2:textId="77777777" w:rsidR="00184ACB" w:rsidRPr="00C412B1" w:rsidRDefault="00184ACB" w:rsidP="00184ACB">
      <w:pPr>
        <w:pStyle w:val="Frfattare"/>
        <w:spacing w:before="680"/>
        <w:ind w:left="-658"/>
        <w:jc w:val="center"/>
        <w:rPr>
          <w:lang w:val="en-US"/>
        </w:rPr>
      </w:pPr>
    </w:p>
    <w:p ns2:paraId="2C29FA44" ns2:textId="77777777" w:rsidR="00184ACB" w:rsidRPr="00C412B1" w:rsidRDefault="00184ACB" w:rsidP="00184ACB">
      <w:pPr>
        <w:pStyle w:val="Frfattare"/>
        <w:spacing w:before="680"/>
        <w:ind w:left="-658"/>
        <w:rPr>
          <w:lang w:val="en-US"/>
        </w:rPr>
      </w:pPr>
    </w:p>
    <w:p ns2:paraId="6172BCD9" ns2:textId="77777777" w:rsidR="00184ACB" w:rsidRPr="00C412B1" w:rsidRDefault="00184ACB" w:rsidP="00B10840">
      <w:pPr>
        <w:pStyle w:val="Frfattare"/>
        <w:spacing w:before="680"/>
        <w:ind w:left="-658"/>
        <w:jc w:val="center"/>
        <w:rPr>
          <w:lang w:val="en-US"/>
        </w:rPr>
      </w:pPr>
    </w:p>
    <w:p ns2:paraId="09C3A8E0" ns2:textId="77777777" w:rsidR="00184ACB" w:rsidRPr="00C412B1" w:rsidRDefault="00184ACB" w:rsidP="00B10840">
      <w:pPr>
        <w:pStyle w:val="Frfattare"/>
        <w:spacing w:before="680"/>
        <w:ind w:left="-658"/>
        <w:jc w:val="center"/>
        <w:rPr>
          <w:lang w:val="en-US"/>
        </w:rPr>
      </w:pPr>
    </w:p>
    <w:p ns2:paraId="32325D43" ns2:textId="77777777" w:rsidR="00184ACB" w:rsidRPr="00C412B1" w:rsidRDefault="00184ACB" w:rsidP="00B10840">
      <w:pPr>
        <w:pStyle w:val="Frfattare"/>
        <w:spacing w:before="680"/>
        <w:ind w:left="-658"/>
        <w:jc w:val="center"/>
        <w:rPr>
          <w:lang w:val="en-US"/>
        </w:rPr>
      </w:pPr>
    </w:p>
    <w:p ns2:paraId="51309C8B" ns2:textId="77777777" w:rsidR="00184ACB" w:rsidRPr="00C412B1" w:rsidRDefault="00184ACB" w:rsidP="00B10840">
      <w:pPr>
        <w:pStyle w:val="Frfattare"/>
        <w:spacing w:before="680"/>
        <w:ind w:left="-658"/>
        <w:jc w:val="center"/>
        <w:rPr>
          <w:lang w:val="en-US"/>
        </w:rPr>
      </w:pPr>
    </w:p>
    <w:p ns2:paraId="50F26C18" ns2:textId="77777777" w:rsidR="00184ACB" w:rsidRPr="00C412B1" w:rsidRDefault="00184ACB" w:rsidP="00B10840">
      <w:pPr>
        <w:pStyle w:val="Frfattare"/>
        <w:spacing w:before="680"/>
        <w:ind w:left="-658"/>
        <w:jc w:val="center"/>
        <w:rPr>
          <w:lang w:val="en-US"/>
        </w:rPr>
      </w:pPr>
    </w:p>
    <w:p ns2:paraId="7F29A843" ns2:textId="77777777" w:rsidR="00184ACB" w:rsidRPr="00C412B1" w:rsidRDefault="00184ACB" w:rsidP="00B10840">
      <w:pPr>
        <w:pStyle w:val="Frfattare"/>
        <w:spacing w:before="680"/>
        <w:ind w:left="-658"/>
        <w:jc w:val="center"/>
        <w:rPr>
          <w:lang w:val="en-US"/>
        </w:rPr>
      </w:pPr>
    </w:p>
    <w:p ns2:paraId="7C29007B" ns2:textId="77777777" w:rsidR="00184ACB" w:rsidRPr="00C412B1" w:rsidRDefault="00184ACB" w:rsidP="00B10840">
      <w:pPr>
        <w:pStyle w:val="Frfattare"/>
        <w:spacing w:before="680"/>
        <w:ind w:left="-658"/>
        <w:jc w:val="center"/>
        <w:rPr>
          <w:lang w:val="en-US"/>
        </w:rPr>
      </w:pPr>
    </w:p>
    <w:p ns2:paraId="4C046F7C" ns2:textId="77777777" w:rsidR="00184ACB" w:rsidRPr="00C412B1" w:rsidRDefault="00184ACB" w:rsidP="00B10840">
      <w:pPr>
        <w:pStyle w:val="Frfattare"/>
        <w:spacing w:before="680"/>
        <w:ind w:left="-658"/>
        <w:jc w:val="center"/>
        <w:rPr>
          <w:lang w:val="en-US"/>
        </w:rPr>
      </w:pPr>
    </w:p>
    <w:p ns2:paraId="6135CB2D" ns2:textId="77777777" w:rsidR="00184ACB" w:rsidRPr="00C412B1" w:rsidRDefault="00184ACB" w:rsidP="00B10840">
      <w:pPr>
        <w:pStyle w:val="Frfattare"/>
        <w:spacing w:before="680"/>
        <w:ind w:left="-658"/>
        <w:jc w:val="center"/>
        <w:rPr>
          <w:lang w:val="en-US"/>
        </w:rPr>
      </w:pPr>
    </w:p>
    <w:p ns2:paraId="67C06319" ns2:textId="77777777" w:rsidR="00184ACB" w:rsidRPr="00C412B1" w:rsidRDefault="00184ACB" w:rsidP="00B10840">
      <w:pPr>
        <w:pStyle w:val="Frfattare"/>
        <w:spacing w:before="680"/>
        <w:ind w:left="-658"/>
        <w:jc w:val="center"/>
        <w:rPr>
          <w:lang w:val="en-US"/>
        </w:rPr>
      </w:pPr>
    </w:p>
    <w:p ns2:paraId="5AA6A98C" ns2:textId="77777777" w:rsidR="00184ACB" w:rsidRPr="00C412B1" w:rsidRDefault="00184ACB" w:rsidP="00B10840">
      <w:pPr>
        <w:pStyle w:val="Frfattare"/>
        <w:spacing w:before="680"/>
        <w:ind w:left="-658"/>
        <w:jc w:val="center"/>
        <w:rPr>
          <w:lang w:val="en-US"/>
        </w:rPr>
      </w:pPr>
    </w:p>
    <w:p ns2:paraId="46C3362D" ns2:textId="77777777" w:rsidR="00184ACB" w:rsidRPr="00C412B1" w:rsidRDefault="00184ACB" w:rsidP="00B10840">
      <w:pPr>
        <w:pStyle w:val="Frfattare"/>
        <w:spacing w:before="680"/>
        <w:ind w:left="-658"/>
        <w:jc w:val="center"/>
        <w:rPr>
          <w:lang w:val="en-US"/>
        </w:rPr>
      </w:pPr>
    </w:p>
    <w:p ns2:paraId="4A023FC7" ns2:textId="77777777" w:rsidR="003500EE" w:rsidRPr="00C412B1" w:rsidRDefault="003500EE" w:rsidP="003423DE">
      <w:pPr>
        <w:rPr>
          <w:lang w:val="en-US"/>
        </w:rPr>
      </w:pPr>
    </w:p>
    <w:p ns2:paraId="5355908E" ns2:textId="77777777" w:rsidR="003500EE" w:rsidRPr="00C412B1" w:rsidRDefault="003500EE" w:rsidP="003423DE">
      <w:pPr>
        <w:rPr>
          <w:lang w:val="en-US"/>
        </w:rPr>
      </w:pPr>
    </w:p>
    <w:p ns2:paraId="14977A92" ns2:textId="77777777" w:rsidR="003500EE" w:rsidRPr="00C412B1" w:rsidRDefault="003500EE" w:rsidP="003423DE">
      <w:pPr>
        <w:rPr>
          <w:lang w:val="en-US"/>
        </w:rPr>
      </w:pPr>
    </w:p>
    <w:p ns2:paraId="1245E47F" ns2:textId="77777777" w:rsidR="00E91563" w:rsidRPr="00C412B1" w:rsidRDefault="00E91563">
      <w:pPr>
        <w:rPr>
          <w:lang w:val="en-US"/>
        </w:rPr>
        <w:sectPr w:rsidR="00E91563" w:rsidRPr="00C412B1">
          <w:headerReference w:type="default" ns3:id="rId8"/>
          <w:headerReference w:type="first" ns3:id="rId9"/>
          <w:pgSz w:w="11906" w:h="16838"/>
          <w:pgMar w:top="2268" w:right="1418" w:bottom="1418" w:left="1418" w:header="709" w:footer="964" w:gutter="0"/>
          <w:cols w:space="708"/>
          <w:titlePg/>
          <w:docGrid w:linePitch="360"/>
        </w:sectPr>
      </w:pPr>
    </w:p>
    <w:p ns2:paraId="1E5B8B1F" ns2:textId="77777777" w:rsidR="000A6909" w:rsidRPr="00C412B1" w:rsidRDefault="000A6909">
      <w:pPr>
        <w:jc w:val="center"/>
        <w:rPr>
          <w:rFonts w:eastAsiaTheme="majorEastAsia"/>
          <w:b/>
          <w:spacing w:val="-10"/>
          <w:kern w:val="28"/>
          <w:sz w:val="56"/>
          <w:szCs w:val="56"/>
          <w:lang w:val="en-US"/>
        </w:rPr>
      </w:pPr>
      <w:r w:rsidRPr="00C412B1">
        <w:rPr>
          <w:rFonts w:eastAsiaTheme="majorEastAsia"/>
          <w:b/>
          <w:spacing w:val="-10"/>
          <w:kern w:val="28"/>
          <w:sz w:val="56"/>
          <w:szCs w:val="56"/>
          <w:lang w:val="en-US"/>
        </w:rPr>
        <w:lastRenderedPageBreak/>
        <w:t xml:space="preserve">Anomaly Detection in District Heating Systems Using Deep Learning on Real-Time Sensor Data </w:t>
      </w:r>
    </w:p>
    <w:p ns2:paraId="38F4D378" ns2:textId="77777777" w:rsidR="00E91563" w:rsidRPr="00C412B1" w:rsidRDefault="00000000">
      <w:pPr>
        <w:jc w:val="center"/>
        <w:rPr>
          <w:lang w:val="en-US"/>
        </w:rPr>
      </w:pPr>
      <w:r w:rsidRPr="00C412B1">
        <w:rPr>
          <w:b/>
          <w:lang w:val="en-US"/>
        </w:rPr>
        <w:t>MIHAILO CVETKOVIC</w:t>
      </w:r>
    </w:p>
    <w:p ns2:paraId="236166B5" ns2:textId="77777777" w:rsidR="00E91563" w:rsidRPr="00C412B1" w:rsidRDefault="00000000">
      <w:pPr>
        <w:jc w:val="center"/>
        <w:rPr>
          <w:lang w:val="en-US"/>
        </w:rPr>
      </w:pPr>
      <w:r w:rsidRPr="00C412B1">
        <w:rPr>
          <w:lang w:val="en-US"/>
        </w:rPr>
        <w:t xml:space="preserve">Master's Programme, </w:t>
      </w:r>
      <w:r w:rsidR="00727CB1" w:rsidRPr="00C412B1">
        <w:rPr>
          <w:lang w:val="en-US"/>
        </w:rPr>
        <w:t>ICT Innovation (TIVNM), Cloud and Network Infrastructures, 120.0 credits</w:t>
      </w:r>
    </w:p>
    <w:p ns2:paraId="6AADE580" ns2:textId="77777777" w:rsidR="00E91563" w:rsidRPr="00C412B1" w:rsidRDefault="00000000">
      <w:pPr>
        <w:jc w:val="center"/>
        <w:rPr>
          <w:lang w:val="en-US"/>
        </w:rPr>
      </w:pPr>
      <w:r w:rsidRPr="00C412B1">
        <w:rPr>
          <w:lang w:val="en-US"/>
        </w:rPr>
        <w:t>Date: June 2026</w:t>
      </w:r>
    </w:p>
    <w:p ns2:paraId="2C4A3EBC" ns2:textId="77777777" w:rsidR="00E91563" w:rsidRPr="00C412B1" w:rsidRDefault="00000000">
      <w:pPr>
        <w:jc w:val="center"/>
        <w:rPr>
          <w:lang w:val="en-US"/>
        </w:rPr>
      </w:pPr>
      <w:r w:rsidRPr="00C412B1">
        <w:rPr>
          <w:lang w:val="en-US"/>
        </w:rPr>
        <w:t xml:space="preserve">Supervisor: </w:t>
      </w:r>
      <w:r w:rsidR="00727CB1" w:rsidRPr="00C412B1">
        <w:rPr>
          <w:lang w:val="en-US"/>
        </w:rPr>
        <w:t>Mustapha Habib</w:t>
      </w:r>
    </w:p>
    <w:p ns2:paraId="375586F7" ns2:textId="77777777" w:rsidR="00E91563" w:rsidRPr="00C412B1" w:rsidRDefault="00000000">
      <w:pPr>
        <w:jc w:val="center"/>
        <w:rPr>
          <w:lang w:val="en-US"/>
        </w:rPr>
      </w:pPr>
      <w:r w:rsidRPr="00C412B1">
        <w:rPr>
          <w:lang w:val="en-US"/>
        </w:rPr>
        <w:t xml:space="preserve">Examiner: </w:t>
      </w:r>
      <w:r w:rsidR="00727CB1" w:rsidRPr="00C412B1">
        <w:rPr>
          <w:lang w:val="en-US"/>
        </w:rPr>
        <w:t>Matthieu Barr</w:t>
      </w:r>
      <w:r w:rsidR="002A7145" w:rsidRPr="00C412B1">
        <w:rPr>
          <w:lang w:val="en-US"/>
        </w:rPr>
        <w:t>ea</w:t>
      </w:r>
      <w:r w:rsidR="00727CB1" w:rsidRPr="00C412B1">
        <w:rPr>
          <w:lang w:val="en-US"/>
        </w:rPr>
        <w:t>u</w:t>
      </w:r>
    </w:p>
    <w:p ns2:paraId="6727954F" ns2:textId="77777777" w:rsidR="00E91563" w:rsidRPr="00C412B1" w:rsidRDefault="00000000">
      <w:pPr>
        <w:jc w:val="center"/>
        <w:rPr>
          <w:lang w:val="en-US"/>
        </w:rPr>
      </w:pPr>
      <w:r w:rsidRPr="00C412B1">
        <w:rPr>
          <w:lang w:val="en-US"/>
        </w:rPr>
        <w:t>School of Electrical Engineering and Computer Science</w:t>
      </w:r>
    </w:p>
    <w:p ns2:paraId="7497E0E5" ns2:textId="77777777" w:rsidR="00E91563" w:rsidRDefault="00000000">
      <w:pPr>
        <w:jc w:val="center"/>
      </w:pPr>
      <w:r>
        <w:t>Swedish title: Anomalidetektion i fjärrvärmecentraler med rekonstruktionsbaserade modeller</w:t>
      </w:r>
    </w:p>
    <w:p ns2:paraId="019BB24C" ns2:textId="77777777" w:rsidR="00E91563" w:rsidRPr="00C412B1" w:rsidRDefault="00000000">
      <w:pPr>
        <w:pStyle w:val="Heading1"/>
        <w:spacing w:after="120"/>
        <w:rPr>
          <w:lang w:val="en-US"/>
        </w:rPr>
      </w:pPr>
      <w:bookmarkStart w:id="2" w:name="_Toc233037911"/>
      <w:r w:rsidRPr="00C412B1">
        <w:rPr>
          <w:lang w:val="en-US"/>
        </w:rPr>
        <w:t>Abstract</w:t>
      </w:r>
      <w:bookmarkEnd w:id="2"/>
    </w:p>
    <w:p ns2:paraId="4D13BFE3" ns2:textId="478017C4" w:rsidR="00E91563" w:rsidRPr="00C412B1" w:rsidRDefault="00000000">
      <w:pPr>
        <w:pStyle w:val="BodyTextFirstIndent"/>
        <w:rPr>
          <w:lang w:val="en-US"/>
        </w:rPr>
      </w:pPr>
      <w:r>
        <w:t xml:space="preserve">This thesis investigates anomaly detection in district-heating substations using historical operational data. The study adapts a reference encoder-assisted clustering methodology to a smaller case-study setting with longer historical coverage and limited fault labels. The main method is a reconstruction-based autoencoder that models 24-hour patterns of supply temperature, return temperature, and flow rate. The main outcomes are an interpretable anomaly-detection workflow, feature-level anomaly attribution, a comparison between threshold configurations, and a reviewable set of anomaly candidates for later validation on live data.</w:t>
      </w:r>
    </w:p>
    <w:p ns2:paraId="09B53CBD" ns2:textId="77777777" w:rsidR="00E91563" w:rsidRDefault="00000000">
      <w:pPr>
        <w:pStyle w:val="Heading1"/>
        <w:spacing w:after="120"/>
      </w:pPr>
      <w:bookmarkStart w:id="19" w:name="_Toc233037912"/>
      <w:r>
        <w:lastRenderedPageBreak/>
        <w:t>Sammanfattning</w:t>
      </w:r>
      <w:bookmarkEnd w:id="19"/>
    </w:p>
    <w:p ns2:paraId="08E7D25D" ns2:textId="77777777" w:rsidR="00E91563" w:rsidRDefault="00000000">
      <w:pPr>
        <w:pStyle w:val="BodyTextFirstIndent"/>
      </w:pPr>
      <w:r>
        <w:t>Detta examensarbete undersöker anomalidetektion i ett litet fjärrvärmenät med hjälp av historiska driftsdata från sju kundcentraler. Arbetet utgår från HEAT-artikeln som metodologisk referens, men anpassar angreppssättet till en situation med färre undercentraler, längre historisk täckning och begränsad tillgång till felmärkta data. Huvudmetoden är en rekonstruktionsbaserad anomalidetektor byggd på 24-timmarsfönster av framledningstemperatur, returtemperatur och flöde. I resultatpaketet med sju byggnader analyserade modellen mellan 323 och 1113 behållna fönster per byggnad. Med den slutliga 3-sigma-tröskeln varierade andelen flaggade anomalier från 0,21 procent för Abat Oliba till 4,65 procent för Hostatgeria DHW Radiators. Det tydligaste enskilda fallet var Hostatgeria Underfloor, där 5 av 323 fönster flaggades och den starkaste anomalin också överlappade den ingenjörsmässiga låg-delta-T-baslinjen. Analysen av dominerande variabel visade att anomalibeteendet inte var enhetligt: vissa byggnader var främst flödesdominerade, andra främst returdominerade, medan Underfloor och Nostra Senyora gav de tydligaste framledningsdominerade fallen. Resultaten visar att rekonstruktionsbaserad anomalidetektion kan ge tolkbara anomalikandidater i en realistisk fjärrvärmesituation med svaga etiketter, men också att slutlig validering fortfarande kräver domängranskning och framtida utvärdering på live-data.</w:t>
      </w:r>
    </w:p>
    <w:p ns2:paraId="407DFA00" ns2:textId="77777777" w:rsidR="001A73D1" w:rsidRPr="00C412B1" w:rsidRDefault="00000000">
      <w:pPr>
        <w:pStyle w:val="Heading1"/>
        <w:rPr>
          <w:lang w:val="en-US"/>
        </w:rPr>
      </w:pPr>
      <w:bookmarkStart w:id="20" w:name="_Toc233037913"/>
      <w:r w:rsidRPr="00C412B1">
        <w:rPr>
          <w:lang w:val="en-US"/>
        </w:rPr>
        <w:t>Keywords</w:t>
      </w:r>
      <w:bookmarkEnd w:id="20"/>
    </w:p>
    <w:p ns2:paraId="3BEC9F07" ns2:textId="77777777" w:rsidR="001A73D1" w:rsidRPr="00C412B1" w:rsidRDefault="00000000">
      <w:pPr>
        <w:pStyle w:val="BodyText"/>
        <w:rPr>
          <w:lang w:val="en-US"/>
        </w:rPr>
      </w:pPr>
      <w:r w:rsidRPr="00C412B1">
        <w:rPr>
          <w:lang w:val="en-US"/>
        </w:rPr>
        <w:t>district heating; anomaly detection; autoencoder; reconstruction error; time-series analysis</w:t>
      </w:r>
    </w:p>
    <w:p ns2:paraId="7F9D9EE3" ns2:textId="77777777" w:rsidR="001A73D1" w:rsidRDefault="00000000">
      <w:pPr>
        <w:pStyle w:val="BodyText"/>
      </w:pPr>
      <w:r>
        <w:t>fjärrvärme; anomalidetektion; autoencoder; rekonstruktionsfel; tidsserieanalys</w:t>
      </w:r>
    </w:p>
    <w:p ns2:paraId="5CE57861" ns2:textId="77777777" w:rsidR="001A73D1" w:rsidRDefault="00000000">
      <w:pPr>
        <w:pStyle w:val="Heading1"/>
      </w:pPr>
      <w:bookmarkStart w:id="21" w:name="_Toc233037914"/>
      <w:r>
        <w:t>Acknowledgments</w:t>
      </w:r>
      <w:bookmarkEnd w:id="21"/>
    </w:p>
    <w:p ns2:paraId="6A47FC46" ns2:textId="77777777" w:rsidR="001A73D1" w:rsidRPr="00C412B1" w:rsidRDefault="00000000">
      <w:pPr>
        <w:pStyle w:val="BodyText"/>
        <w:rPr>
          <w:lang w:val="en-US"/>
        </w:rPr>
      </w:pPr>
      <w:r w:rsidRPr="00C412B1">
        <w:rPr>
          <w:lang w:val="en-US"/>
        </w:rPr>
        <w:t>Acknowledgments to be completed.</w:t>
      </w:r>
    </w:p>
    <w:p ns2:paraId="66A5FDDE" ns2:textId="77777777" w:rsidR="00A74675" w:rsidRPr="00C412B1" w:rsidRDefault="00000000">
      <w:pPr>
        <w:pStyle w:val="Heading1"/>
        <w:rPr>
          <w:lang w:val="en-US"/>
        </w:rPr>
      </w:pPr>
      <w:bookmarkStart w:id="22" w:name="_Toc233037915"/>
      <w:r w:rsidRPr="00C412B1">
        <w:rPr>
          <w:lang w:val="en-US"/>
        </w:rPr>
        <w:t>List of Acronyms and Abbreviations</w:t>
      </w:r>
      <w:bookmarkEnd w:id="22"/>
    </w:p>
    <w:p ns2:paraId="090911D5" ns2:textId="77777777" w:rsidR="00A74675" w:rsidRPr="00C412B1" w:rsidRDefault="00000000">
      <w:pPr>
        <w:pStyle w:val="BodyText"/>
        <w:rPr>
          <w:lang w:val="en-US"/>
        </w:rPr>
      </w:pPr>
      <w:r w:rsidRPr="00C412B1">
        <w:rPr>
          <w:lang w:val="en-US"/>
        </w:rPr>
        <w:t>AE - Autoencoder</w:t>
      </w:r>
    </w:p>
    <w:p ns2:paraId="3BFDC63C" ns2:textId="77777777" w:rsidR="00A74675" w:rsidRPr="00C412B1" w:rsidRDefault="00000000">
      <w:pPr>
        <w:pStyle w:val="BodyText"/>
        <w:rPr>
          <w:lang w:val="en-US"/>
        </w:rPr>
      </w:pPr>
      <w:r w:rsidRPr="00C412B1">
        <w:rPr>
          <w:lang w:val="en-US"/>
        </w:rPr>
        <w:t>DH - District Heating</w:t>
      </w:r>
    </w:p>
    <w:p ns2:paraId="11AACBEF" ns2:textId="77777777" w:rsidR="00A74675" w:rsidRPr="00C412B1" w:rsidRDefault="00000000">
      <w:pPr>
        <w:pStyle w:val="BodyText"/>
        <w:rPr>
          <w:lang w:val="en-US"/>
        </w:rPr>
      </w:pPr>
      <w:r w:rsidRPr="00C412B1">
        <w:rPr>
          <w:lang w:val="en-US"/>
        </w:rPr>
        <w:t>DHW - Domestic Hot Water</w:t>
      </w:r>
    </w:p>
    <w:p ns2:paraId="605E4506" ns2:textId="77777777" w:rsidR="00F124F2" w:rsidRPr="00C412B1" w:rsidRDefault="00000000">
      <w:pPr>
        <w:pStyle w:val="BodyText"/>
        <w:rPr>
          <w:lang w:val="en-US"/>
        </w:rPr>
      </w:pPr>
      <w:r>
        <w:t xml:space="preserve">Reference method - Hierarchical encoder-assisted clustering for substation fault detection</w:t>
      </w:r>
    </w:p>
    <w:p ns2:paraId="1B8ACFAC" ns2:textId="77777777" w:rsidR="00A74675" w:rsidRPr="00C412B1" w:rsidRDefault="00000000">
      <w:pPr>
        <w:pStyle w:val="BodyText"/>
        <w:rPr>
          <w:lang w:val="en-US"/>
        </w:rPr>
      </w:pPr>
      <w:r w:rsidRPr="00C412B1">
        <w:rPr>
          <w:lang w:val="en-US"/>
        </w:rPr>
        <w:t>MSE - Mean Squared Error</w:t>
      </w:r>
    </w:p>
    <w:p ns2:paraId="374DC0D1" ns2:textId="77777777" w:rsidR="00A74675" w:rsidRPr="00C412B1" w:rsidRDefault="00000000">
      <w:pPr>
        <w:pStyle w:val="BodyText"/>
        <w:rPr>
          <w:lang w:val="en-US"/>
        </w:rPr>
      </w:pPr>
      <w:r w:rsidRPr="00C412B1">
        <w:rPr>
          <w:lang w:val="en-US"/>
        </w:rPr>
        <w:t>Ts - Supply temperature</w:t>
      </w:r>
    </w:p>
    <w:p ns2:paraId="3CEAE8C5" ns2:textId="77777777" w:rsidR="00A74675" w:rsidRPr="00C412B1" w:rsidRDefault="00000000">
      <w:pPr>
        <w:pStyle w:val="BodyText"/>
        <w:rPr>
          <w:lang w:val="en-US"/>
        </w:rPr>
      </w:pPr>
      <w:r w:rsidRPr="00C412B1">
        <w:rPr>
          <w:lang w:val="en-US"/>
        </w:rP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ns2:paraId="1AF0950D" ns2:textId="77777777" w:rsidR="00D558C7" w:rsidRPr="00C412B1" w:rsidRDefault="00D558C7">
          <w:pPr>
            <w:pStyle w:val="TOCHeading"/>
            <w:rPr>
              <w:lang w:val="en-US"/>
            </w:rPr>
          </w:pPr>
          <w:r w:rsidRPr="00C412B1">
            <w:rPr>
              <w:lang w:val="en-US"/>
            </w:rPr>
            <w:t>Table of Contents</w:t>
          </w:r>
        </w:p>
        <w:p ns2:paraId="0C1C4FF0" ns2:textId="43852B92" w:rsidR="00F371CB" w:rsidRDefault="00D558C7">
          <w:pPr>
            <w:pStyle w:val="TOC1"/>
            <w:tabs>
              <w:tab w:val="right" w:leader="dot" w:pos="9016"/>
            </w:tabs>
            <w:rPr>
              <w:rFonts w:asciiTheme="minorHAnsi" w:eastAsiaTheme="minorEastAsia" w:hAnsiTheme="minorHAnsi" w:cstheme="minorBidi"/>
              <w:noProof/>
              <w:kern w:val="2"/>
              <w:lang w:val="en-IE" w:eastAsia="en-IE"/>
              <ns2:ligatures ns2:val="standardContextual"/>
            </w:rPr>
          </w:pPr>
          <w:r>
            <w:fldChar w:fldCharType="begin"/>
          </w:r>
          <w:r>
            <w:instrText xml:space="preserve"> TOC \o "1-3" \h \z \u </w:instrText>
          </w:r>
          <w:r>
            <w:fldChar w:fldCharType="separate"/>
          </w:r>
          <w:hyperlink w:anchor="_Toc233037909" w:history="1">
            <w:r w:rsidR="00F371CB" w:rsidRPr="00560815">
              <w:rPr>
                <w:rStyle w:val="Hyperlink"/>
                <w:rFonts w:cs="Arial"/>
                <w:noProof/>
              </w:rPr>
              <w:t>Anomaly Detection in District Heating Systems Using Deep Learning on Real-Time Sensor Data</w:t>
            </w:r>
            <w:r w:rsidR="00F371CB">
              <w:rPr>
                <w:noProof/>
                <w:webHidden/>
              </w:rPr>
              <w:tab/>
            </w:r>
            <w:r w:rsidR="00F371CB">
              <w:rPr>
                <w:noProof/>
                <w:webHidden/>
              </w:rPr>
              <w:fldChar w:fldCharType="begin"/>
            </w:r>
            <w:r w:rsidR="00F371CB">
              <w:rPr>
                <w:noProof/>
                <w:webHidden/>
              </w:rPr>
              <w:instrText xml:space="preserve"> PAGEREF _Toc233037909 \h </w:instrText>
            </w:r>
            <w:r w:rsidR="00F371CB">
              <w:rPr>
                <w:noProof/>
                <w:webHidden/>
              </w:rPr>
            </w:r>
            <w:r w:rsidR="00F371CB">
              <w:rPr>
                <w:noProof/>
                <w:webHidden/>
              </w:rPr>
              <w:fldChar w:fldCharType="separate"/>
            </w:r>
            <w:r w:rsidR="00A078C3">
              <w:rPr>
                <w:noProof/>
                <w:webHidden/>
              </w:rPr>
              <w:t>1</w:t>
            </w:r>
            <w:r w:rsidR="00F371CB">
              <w:rPr>
                <w:noProof/>
                <w:webHidden/>
              </w:rPr>
              <w:fldChar w:fldCharType="end"/>
            </w:r>
          </w:hyperlink>
        </w:p>
        <w:p ns2:paraId="35336F33" ns2:textId="4919579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0" w:history="1">
            <w:r w:rsidRPr="00560815">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_Toc233037910 \h </w:instrText>
            </w:r>
            <w:r>
              <w:rPr>
                <w:noProof/>
                <w:webHidden/>
              </w:rPr>
            </w:r>
            <w:r>
              <w:rPr>
                <w:noProof/>
                <w:webHidden/>
              </w:rPr>
              <w:fldChar w:fldCharType="separate"/>
            </w:r>
            <w:r w:rsidR="00A078C3">
              <w:rPr>
                <w:noProof/>
                <w:webHidden/>
              </w:rPr>
              <w:t>1</w:t>
            </w:r>
            <w:r>
              <w:rPr>
                <w:noProof/>
                <w:webHidden/>
              </w:rPr>
              <w:fldChar w:fldCharType="end"/>
            </w:r>
          </w:hyperlink>
        </w:p>
        <w:p ns2:paraId="113DB62C" ns2:textId="0A6E19F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1" w:history="1">
            <w:r w:rsidRPr="00560815">
              <w:rPr>
                <w:rStyle w:val="Hyperlink"/>
                <w:noProof/>
              </w:rPr>
              <w:t>Abstract</w:t>
            </w:r>
            <w:r>
              <w:rPr>
                <w:noProof/>
                <w:webHidden/>
              </w:rPr>
              <w:tab/>
            </w:r>
            <w:r>
              <w:rPr>
                <w:noProof/>
                <w:webHidden/>
              </w:rPr>
              <w:fldChar w:fldCharType="begin"/>
            </w:r>
            <w:r>
              <w:rPr>
                <w:noProof/>
                <w:webHidden/>
              </w:rPr>
              <w:instrText xml:space="preserve"> PAGEREF _Toc233037911 \h </w:instrText>
            </w:r>
            <w:r>
              <w:rPr>
                <w:noProof/>
                <w:webHidden/>
              </w:rPr>
            </w:r>
            <w:r>
              <w:rPr>
                <w:noProof/>
                <w:webHidden/>
              </w:rPr>
              <w:fldChar w:fldCharType="separate"/>
            </w:r>
            <w:r w:rsidR="00A078C3">
              <w:rPr>
                <w:noProof/>
                <w:webHidden/>
              </w:rPr>
              <w:t>3</w:t>
            </w:r>
            <w:r>
              <w:rPr>
                <w:noProof/>
                <w:webHidden/>
              </w:rPr>
              <w:fldChar w:fldCharType="end"/>
            </w:r>
          </w:hyperlink>
        </w:p>
        <w:p ns2:paraId="078263C5" ns2:textId="757D57A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2" w:history="1">
            <w:r w:rsidRPr="00560815">
              <w:rPr>
                <w:rStyle w:val="Hyperlink"/>
                <w:noProof/>
              </w:rPr>
              <w:t>Sammanfattning</w:t>
            </w:r>
            <w:r>
              <w:rPr>
                <w:noProof/>
                <w:webHidden/>
              </w:rPr>
              <w:tab/>
            </w:r>
            <w:r>
              <w:rPr>
                <w:noProof/>
                <w:webHidden/>
              </w:rPr>
              <w:fldChar w:fldCharType="begin"/>
            </w:r>
            <w:r>
              <w:rPr>
                <w:noProof/>
                <w:webHidden/>
              </w:rPr>
              <w:instrText xml:space="preserve"> PAGEREF _Toc233037912 \h </w:instrText>
            </w:r>
            <w:r>
              <w:rPr>
                <w:noProof/>
                <w:webHidden/>
              </w:rPr>
            </w:r>
            <w:r>
              <w:rPr>
                <w:noProof/>
                <w:webHidden/>
              </w:rPr>
              <w:fldChar w:fldCharType="separate"/>
            </w:r>
            <w:r w:rsidR="00A078C3">
              <w:rPr>
                <w:noProof/>
                <w:webHidden/>
              </w:rPr>
              <w:t>4</w:t>
            </w:r>
            <w:r>
              <w:rPr>
                <w:noProof/>
                <w:webHidden/>
              </w:rPr>
              <w:fldChar w:fldCharType="end"/>
            </w:r>
          </w:hyperlink>
        </w:p>
        <w:p ns2:paraId="303A2F5E" ns2:textId="2AD90DE3"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3" w:history="1">
            <w:r w:rsidRPr="00560815">
              <w:rPr>
                <w:rStyle w:val="Hyperlink"/>
                <w:noProof/>
              </w:rPr>
              <w:t>Keywords</w:t>
            </w:r>
            <w:r>
              <w:rPr>
                <w:noProof/>
                <w:webHidden/>
              </w:rPr>
              <w:tab/>
            </w:r>
            <w:r>
              <w:rPr>
                <w:noProof/>
                <w:webHidden/>
              </w:rPr>
              <w:fldChar w:fldCharType="begin"/>
            </w:r>
            <w:r>
              <w:rPr>
                <w:noProof/>
                <w:webHidden/>
              </w:rPr>
              <w:instrText xml:space="preserve"> PAGEREF _Toc233037913 \h </w:instrText>
            </w:r>
            <w:r>
              <w:rPr>
                <w:noProof/>
                <w:webHidden/>
              </w:rPr>
            </w:r>
            <w:r>
              <w:rPr>
                <w:noProof/>
                <w:webHidden/>
              </w:rPr>
              <w:fldChar w:fldCharType="separate"/>
            </w:r>
            <w:r w:rsidR="00A078C3">
              <w:rPr>
                <w:noProof/>
                <w:webHidden/>
              </w:rPr>
              <w:t>4</w:t>
            </w:r>
            <w:r>
              <w:rPr>
                <w:noProof/>
                <w:webHidden/>
              </w:rPr>
              <w:fldChar w:fldCharType="end"/>
            </w:r>
          </w:hyperlink>
        </w:p>
        <w:p ns2:paraId="433808D5" ns2:textId="52D550B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4" w:history="1">
            <w:r w:rsidRPr="00560815">
              <w:rPr>
                <w:rStyle w:val="Hyperlink"/>
                <w:noProof/>
              </w:rPr>
              <w:t>Acknowledgments</w:t>
            </w:r>
            <w:r>
              <w:rPr>
                <w:noProof/>
                <w:webHidden/>
              </w:rPr>
              <w:tab/>
            </w:r>
            <w:r>
              <w:rPr>
                <w:noProof/>
                <w:webHidden/>
              </w:rPr>
              <w:fldChar w:fldCharType="begin"/>
            </w:r>
            <w:r>
              <w:rPr>
                <w:noProof/>
                <w:webHidden/>
              </w:rPr>
              <w:instrText xml:space="preserve"> PAGEREF _Toc233037914 \h </w:instrText>
            </w:r>
            <w:r>
              <w:rPr>
                <w:noProof/>
                <w:webHidden/>
              </w:rPr>
            </w:r>
            <w:r>
              <w:rPr>
                <w:noProof/>
                <w:webHidden/>
              </w:rPr>
              <w:fldChar w:fldCharType="separate"/>
            </w:r>
            <w:r w:rsidR="00A078C3">
              <w:rPr>
                <w:noProof/>
                <w:webHidden/>
              </w:rPr>
              <w:t>4</w:t>
            </w:r>
            <w:r>
              <w:rPr>
                <w:noProof/>
                <w:webHidden/>
              </w:rPr>
              <w:fldChar w:fldCharType="end"/>
            </w:r>
          </w:hyperlink>
        </w:p>
        <w:p ns2:paraId="57B7AB7E" ns2:textId="023452A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5" w:history="1">
            <w:r w:rsidRPr="00560815">
              <w:rPr>
                <w:rStyle w:val="Hyperlink"/>
                <w:noProof/>
              </w:rPr>
              <w:t>List of Acronyms and Abbreviations</w:t>
            </w:r>
            <w:r>
              <w:rPr>
                <w:noProof/>
                <w:webHidden/>
              </w:rPr>
              <w:tab/>
            </w:r>
            <w:r>
              <w:rPr>
                <w:noProof/>
                <w:webHidden/>
              </w:rPr>
              <w:fldChar w:fldCharType="begin"/>
            </w:r>
            <w:r>
              <w:rPr>
                <w:noProof/>
                <w:webHidden/>
              </w:rPr>
              <w:instrText xml:space="preserve"> PAGEREF _Toc233037915 \h </w:instrText>
            </w:r>
            <w:r>
              <w:rPr>
                <w:noProof/>
                <w:webHidden/>
              </w:rPr>
            </w:r>
            <w:r>
              <w:rPr>
                <w:noProof/>
                <w:webHidden/>
              </w:rPr>
              <w:fldChar w:fldCharType="separate"/>
            </w:r>
            <w:r w:rsidR="00A078C3">
              <w:rPr>
                <w:noProof/>
                <w:webHidden/>
              </w:rPr>
              <w:t>4</w:t>
            </w:r>
            <w:r>
              <w:rPr>
                <w:noProof/>
                <w:webHidden/>
              </w:rPr>
              <w:fldChar w:fldCharType="end"/>
            </w:r>
          </w:hyperlink>
        </w:p>
        <w:p ns2:paraId="3C3AF1FE" ns2:textId="43E5835A"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16" w:history="1">
            <w:r w:rsidRPr="00560815">
              <w:rPr>
                <w:rStyle w:val="Hyperlink"/>
                <w:noProof/>
              </w:rPr>
              <w:t>1 Introduction</w:t>
            </w:r>
            <w:r>
              <w:rPr>
                <w:noProof/>
                <w:webHidden/>
              </w:rPr>
              <w:tab/>
            </w:r>
            <w:r>
              <w:rPr>
                <w:noProof/>
                <w:webHidden/>
              </w:rPr>
              <w:fldChar w:fldCharType="begin"/>
            </w:r>
            <w:r>
              <w:rPr>
                <w:noProof/>
                <w:webHidden/>
              </w:rPr>
              <w:instrText xml:space="preserve"> PAGEREF _Toc233037916 \h </w:instrText>
            </w:r>
            <w:r>
              <w:rPr>
                <w:noProof/>
                <w:webHidden/>
              </w:rPr>
            </w:r>
            <w:r>
              <w:rPr>
                <w:noProof/>
                <w:webHidden/>
              </w:rPr>
              <w:fldChar w:fldCharType="separate"/>
            </w:r>
            <w:r w:rsidR="00A078C3">
              <w:rPr>
                <w:noProof/>
                <w:webHidden/>
              </w:rPr>
              <w:t>7</w:t>
            </w:r>
            <w:r>
              <w:rPr>
                <w:noProof/>
                <w:webHidden/>
              </w:rPr>
              <w:fldChar w:fldCharType="end"/>
            </w:r>
          </w:hyperlink>
        </w:p>
        <w:p ns2:paraId="3C62625C" ns2:textId="0A70B2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7" w:history="1">
            <w:r w:rsidRPr="00560815">
              <w:rPr>
                <w:rStyle w:val="Hyperlink"/>
                <w:noProof/>
              </w:rPr>
              <w:t>1.1 Problem setting</w:t>
            </w:r>
            <w:r>
              <w:rPr>
                <w:noProof/>
                <w:webHidden/>
              </w:rPr>
              <w:tab/>
            </w:r>
            <w:r>
              <w:rPr>
                <w:noProof/>
                <w:webHidden/>
              </w:rPr>
              <w:fldChar w:fldCharType="begin"/>
            </w:r>
            <w:r>
              <w:rPr>
                <w:noProof/>
                <w:webHidden/>
              </w:rPr>
              <w:instrText xml:space="preserve"> PAGEREF _Toc233037917 \h </w:instrText>
            </w:r>
            <w:r>
              <w:rPr>
                <w:noProof/>
                <w:webHidden/>
              </w:rPr>
            </w:r>
            <w:r>
              <w:rPr>
                <w:noProof/>
                <w:webHidden/>
              </w:rPr>
              <w:fldChar w:fldCharType="separate"/>
            </w:r>
            <w:r w:rsidR="00A078C3">
              <w:rPr>
                <w:noProof/>
                <w:webHidden/>
              </w:rPr>
              <w:t>7</w:t>
            </w:r>
            <w:r>
              <w:rPr>
                <w:noProof/>
                <w:webHidden/>
              </w:rPr>
              <w:fldChar w:fldCharType="end"/>
            </w:r>
          </w:hyperlink>
        </w:p>
        <w:p ns2:paraId="25642908" ns2:textId="1310B79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8" w:history="1">
            <w:r w:rsidRPr="00560815">
              <w:rPr>
                <w:rStyle w:val="Hyperlink"/>
                <w:noProof/>
              </w:rPr>
              <w:t>1.2 Ethics and sustainability</w:t>
            </w:r>
            <w:r>
              <w:rPr>
                <w:noProof/>
                <w:webHidden/>
              </w:rPr>
              <w:tab/>
            </w:r>
            <w:r>
              <w:rPr>
                <w:noProof/>
                <w:webHidden/>
              </w:rPr>
              <w:fldChar w:fldCharType="begin"/>
            </w:r>
            <w:r>
              <w:rPr>
                <w:noProof/>
                <w:webHidden/>
              </w:rPr>
              <w:instrText xml:space="preserve"> PAGEREF _Toc233037918 \h </w:instrText>
            </w:r>
            <w:r>
              <w:rPr>
                <w:noProof/>
                <w:webHidden/>
              </w:rPr>
            </w:r>
            <w:r>
              <w:rPr>
                <w:noProof/>
                <w:webHidden/>
              </w:rPr>
              <w:fldChar w:fldCharType="separate"/>
            </w:r>
            <w:r w:rsidR="00A078C3">
              <w:rPr>
                <w:noProof/>
                <w:webHidden/>
              </w:rPr>
              <w:t>7</w:t>
            </w:r>
            <w:r>
              <w:rPr>
                <w:noProof/>
                <w:webHidden/>
              </w:rPr>
              <w:fldChar w:fldCharType="end"/>
            </w:r>
          </w:hyperlink>
        </w:p>
        <w:p ns2:paraId="0E86E7EF" ns2:textId="08EB61C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19" w:history="1">
            <w:r w:rsidRPr="00560815">
              <w:rPr>
                <w:rStyle w:val="Hyperlink"/>
                <w:noProof/>
              </w:rPr>
              <w:t>1.3 Quantitative and qualitative analysis</w:t>
            </w:r>
            <w:r>
              <w:rPr>
                <w:noProof/>
                <w:webHidden/>
              </w:rPr>
              <w:tab/>
            </w:r>
            <w:r>
              <w:rPr>
                <w:noProof/>
                <w:webHidden/>
              </w:rPr>
              <w:fldChar w:fldCharType="begin"/>
            </w:r>
            <w:r>
              <w:rPr>
                <w:noProof/>
                <w:webHidden/>
              </w:rPr>
              <w:instrText xml:space="preserve"> PAGEREF _Toc233037919 \h </w:instrText>
            </w:r>
            <w:r>
              <w:rPr>
                <w:noProof/>
                <w:webHidden/>
              </w:rPr>
            </w:r>
            <w:r>
              <w:rPr>
                <w:noProof/>
                <w:webHidden/>
              </w:rPr>
              <w:fldChar w:fldCharType="separate"/>
            </w:r>
            <w:r w:rsidR="00A078C3">
              <w:rPr>
                <w:noProof/>
                <w:webHidden/>
              </w:rPr>
              <w:t>8</w:t>
            </w:r>
            <w:r>
              <w:rPr>
                <w:noProof/>
                <w:webHidden/>
              </w:rPr>
              <w:fldChar w:fldCharType="end"/>
            </w:r>
          </w:hyperlink>
        </w:p>
        <w:p ns2:paraId="687C6F00" ns2:textId="5C7E3A8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0" w:history="1">
            <w:r w:rsidRPr="00560815">
              <w:rPr>
                <w:rStyle w:val="Hyperlink"/>
                <w:noProof/>
              </w:rPr>
              <w:t>1.4 Thesis aim and research questions</w:t>
            </w:r>
            <w:r>
              <w:rPr>
                <w:noProof/>
                <w:webHidden/>
              </w:rPr>
              <w:tab/>
            </w:r>
            <w:r>
              <w:rPr>
                <w:noProof/>
                <w:webHidden/>
              </w:rPr>
              <w:fldChar w:fldCharType="begin"/>
            </w:r>
            <w:r>
              <w:rPr>
                <w:noProof/>
                <w:webHidden/>
              </w:rPr>
              <w:instrText xml:space="preserve"> PAGEREF _Toc233037920 \h </w:instrText>
            </w:r>
            <w:r>
              <w:rPr>
                <w:noProof/>
                <w:webHidden/>
              </w:rPr>
            </w:r>
            <w:r>
              <w:rPr>
                <w:noProof/>
                <w:webHidden/>
              </w:rPr>
              <w:fldChar w:fldCharType="separate"/>
            </w:r>
            <w:r w:rsidR="00A078C3">
              <w:rPr>
                <w:noProof/>
                <w:webHidden/>
              </w:rPr>
              <w:t>8</w:t>
            </w:r>
            <w:r>
              <w:rPr>
                <w:noProof/>
                <w:webHidden/>
              </w:rPr>
              <w:fldChar w:fldCharType="end"/>
            </w:r>
          </w:hyperlink>
        </w:p>
        <w:p ns2:paraId="08BB2F2A" ns2:textId="7A708FF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1" w:history="1">
            <w:r w:rsidRPr="00560815">
              <w:rPr>
                <w:rStyle w:val="Hyperlink"/>
                <w:noProof/>
              </w:rPr>
              <w:t>2 Background</w:t>
            </w:r>
            <w:r>
              <w:rPr>
                <w:noProof/>
                <w:webHidden/>
              </w:rPr>
              <w:tab/>
            </w:r>
            <w:r>
              <w:rPr>
                <w:noProof/>
                <w:webHidden/>
              </w:rPr>
              <w:fldChar w:fldCharType="begin"/>
            </w:r>
            <w:r>
              <w:rPr>
                <w:noProof/>
                <w:webHidden/>
              </w:rPr>
              <w:instrText xml:space="preserve"> PAGEREF _Toc233037921 \h </w:instrText>
            </w:r>
            <w:r>
              <w:rPr>
                <w:noProof/>
                <w:webHidden/>
              </w:rPr>
            </w:r>
            <w:r>
              <w:rPr>
                <w:noProof/>
                <w:webHidden/>
              </w:rPr>
              <w:fldChar w:fldCharType="separate"/>
            </w:r>
            <w:r w:rsidR="00A078C3">
              <w:rPr>
                <w:noProof/>
                <w:webHidden/>
              </w:rPr>
              <w:t>10</w:t>
            </w:r>
            <w:r>
              <w:rPr>
                <w:noProof/>
                <w:webHidden/>
              </w:rPr>
              <w:fldChar w:fldCharType="end"/>
            </w:r>
          </w:hyperlink>
        </w:p>
        <w:p ns2:paraId="100D21C5" ns2:textId="69D0E5C3"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2" w:history="1">
            <w:r w:rsidRPr="00560815">
              <w:rPr>
                <w:rStyle w:val="Hyperlink"/>
                <w:noProof/>
              </w:rPr>
              <w:t>2.1 District-heating anomaly detection</w:t>
            </w:r>
            <w:r>
              <w:rPr>
                <w:noProof/>
                <w:webHidden/>
              </w:rPr>
              <w:tab/>
            </w:r>
            <w:r>
              <w:rPr>
                <w:noProof/>
                <w:webHidden/>
              </w:rPr>
              <w:fldChar w:fldCharType="begin"/>
            </w:r>
            <w:r>
              <w:rPr>
                <w:noProof/>
                <w:webHidden/>
              </w:rPr>
              <w:instrText xml:space="preserve"> PAGEREF _Toc233037922 \h </w:instrText>
            </w:r>
            <w:r>
              <w:rPr>
                <w:noProof/>
                <w:webHidden/>
              </w:rPr>
            </w:r>
            <w:r>
              <w:rPr>
                <w:noProof/>
                <w:webHidden/>
              </w:rPr>
              <w:fldChar w:fldCharType="separate"/>
            </w:r>
            <w:r w:rsidR="00A078C3">
              <w:rPr>
                <w:noProof/>
                <w:webHidden/>
              </w:rPr>
              <w:t>10</w:t>
            </w:r>
            <w:r>
              <w:rPr>
                <w:noProof/>
                <w:webHidden/>
              </w:rPr>
              <w:fldChar w:fldCharType="end"/>
            </w:r>
          </w:hyperlink>
        </w:p>
        <w:p ns2:paraId="62D54F4B" ns2:textId="7DCBB790"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3" w:history="1">
            <w:r w:rsidRPr="00560815">
              <w:rPr>
                <w:rStyle w:val="Hyperlink"/>
                <w:noProof/>
              </w:rPr>
              <w:t>2.2 Reference encoder-assisted clustering method</w:t>
            </w:r>
            <w:r>
              <w:rPr>
                <w:noProof/>
                <w:webHidden/>
              </w:rPr>
              <w:tab/>
            </w:r>
            <w:r>
              <w:rPr>
                <w:noProof/>
                <w:webHidden/>
              </w:rPr>
              <w:fldChar w:fldCharType="begin"/>
            </w:r>
            <w:r>
              <w:rPr>
                <w:noProof/>
                <w:webHidden/>
              </w:rPr>
              <w:instrText xml:space="preserve"> PAGEREF _Toc233037923 \h </w:instrText>
            </w:r>
            <w:r>
              <w:rPr>
                <w:noProof/>
                <w:webHidden/>
              </w:rPr>
            </w:r>
            <w:r>
              <w:rPr>
                <w:noProof/>
                <w:webHidden/>
              </w:rPr>
              <w:fldChar w:fldCharType="separate"/>
            </w:r>
            <w:r w:rsidR="00A078C3">
              <w:rPr>
                <w:noProof/>
                <w:webHidden/>
              </w:rPr>
              <w:t>11</w:t>
            </w:r>
            <w:r>
              <w:rPr>
                <w:noProof/>
                <w:webHidden/>
              </w:rPr>
              <w:fldChar w:fldCharType="end"/>
            </w:r>
          </w:hyperlink>
        </w:p>
        <w:p ns2:paraId="2C4FCA16" ns2:textId="4B4CE5E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4" w:history="1">
            <w:r w:rsidRPr="00560815">
              <w:rPr>
                <w:rStyle w:val="Hyperlink"/>
                <w:noProof/>
              </w:rPr>
              <w:t>2.3 Supervised and unsupervised fault detection</w:t>
            </w:r>
            <w:r>
              <w:rPr>
                <w:noProof/>
                <w:webHidden/>
              </w:rPr>
              <w:tab/>
            </w:r>
            <w:r>
              <w:rPr>
                <w:noProof/>
                <w:webHidden/>
              </w:rPr>
              <w:fldChar w:fldCharType="begin"/>
            </w:r>
            <w:r>
              <w:rPr>
                <w:noProof/>
                <w:webHidden/>
              </w:rPr>
              <w:instrText xml:space="preserve"> PAGEREF _Toc233037924 \h </w:instrText>
            </w:r>
            <w:r>
              <w:rPr>
                <w:noProof/>
                <w:webHidden/>
              </w:rPr>
            </w:r>
            <w:r>
              <w:rPr>
                <w:noProof/>
                <w:webHidden/>
              </w:rPr>
              <w:fldChar w:fldCharType="separate"/>
            </w:r>
            <w:r w:rsidR="00A078C3">
              <w:rPr>
                <w:noProof/>
                <w:webHidden/>
              </w:rPr>
              <w:t>11</w:t>
            </w:r>
            <w:r>
              <w:rPr>
                <w:noProof/>
                <w:webHidden/>
              </w:rPr>
              <w:fldChar w:fldCharType="end"/>
            </w:r>
          </w:hyperlink>
        </w:p>
        <w:p ns2:paraId="0C087FAB" ns2:textId="6950038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5" w:history="1">
            <w:r w:rsidRPr="00560815">
              <w:rPr>
                <w:rStyle w:val="Hyperlink"/>
                <w:noProof/>
              </w:rPr>
              <w:t>2.4 Reconstruction-based anomaly detection</w:t>
            </w:r>
            <w:r>
              <w:rPr>
                <w:noProof/>
                <w:webHidden/>
              </w:rPr>
              <w:tab/>
            </w:r>
            <w:r>
              <w:rPr>
                <w:noProof/>
                <w:webHidden/>
              </w:rPr>
              <w:fldChar w:fldCharType="begin"/>
            </w:r>
            <w:r>
              <w:rPr>
                <w:noProof/>
                <w:webHidden/>
              </w:rPr>
              <w:instrText xml:space="preserve"> PAGEREF _Toc233037925 \h </w:instrText>
            </w:r>
            <w:r>
              <w:rPr>
                <w:noProof/>
                <w:webHidden/>
              </w:rPr>
            </w:r>
            <w:r>
              <w:rPr>
                <w:noProof/>
                <w:webHidden/>
              </w:rPr>
              <w:fldChar w:fldCharType="separate"/>
            </w:r>
            <w:r w:rsidR="00A078C3">
              <w:rPr>
                <w:noProof/>
                <w:webHidden/>
              </w:rPr>
              <w:t>12</w:t>
            </w:r>
            <w:r>
              <w:rPr>
                <w:noProof/>
                <w:webHidden/>
              </w:rPr>
              <w:fldChar w:fldCharType="end"/>
            </w:r>
          </w:hyperlink>
        </w:p>
        <w:p ns2:paraId="3D167626" ns2:textId="7780B06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6" w:history="1">
            <w:r w:rsidRPr="00560815">
              <w:rPr>
                <w:rStyle w:val="Hyperlink"/>
                <w:noProof/>
              </w:rPr>
              <w:t>2.5 Physics-informed feature construction</w:t>
            </w:r>
            <w:r>
              <w:rPr>
                <w:noProof/>
                <w:webHidden/>
              </w:rPr>
              <w:tab/>
            </w:r>
            <w:r>
              <w:rPr>
                <w:noProof/>
                <w:webHidden/>
              </w:rPr>
              <w:fldChar w:fldCharType="begin"/>
            </w:r>
            <w:r>
              <w:rPr>
                <w:noProof/>
                <w:webHidden/>
              </w:rPr>
              <w:instrText xml:space="preserve"> PAGEREF _Toc233037926 \h </w:instrText>
            </w:r>
            <w:r>
              <w:rPr>
                <w:noProof/>
                <w:webHidden/>
              </w:rPr>
            </w:r>
            <w:r>
              <w:rPr>
                <w:noProof/>
                <w:webHidden/>
              </w:rPr>
              <w:fldChar w:fldCharType="separate"/>
            </w:r>
            <w:r w:rsidR="00A078C3">
              <w:rPr>
                <w:noProof/>
                <w:webHidden/>
              </w:rPr>
              <w:t>12</w:t>
            </w:r>
            <w:r>
              <w:rPr>
                <w:noProof/>
                <w:webHidden/>
              </w:rPr>
              <w:fldChar w:fldCharType="end"/>
            </w:r>
          </w:hyperlink>
        </w:p>
        <w:p ns2:paraId="21BF5E08" ns2:textId="205BA5AA"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7" w:history="1">
            <w:r w:rsidRPr="00560815">
              <w:rPr>
                <w:rStyle w:val="Hyperlink"/>
                <w:noProof/>
              </w:rPr>
              <w:t>2.6 Related work positioning</w:t>
            </w:r>
            <w:r>
              <w:rPr>
                <w:noProof/>
                <w:webHidden/>
              </w:rPr>
              <w:tab/>
            </w:r>
            <w:r>
              <w:rPr>
                <w:noProof/>
                <w:webHidden/>
              </w:rPr>
              <w:fldChar w:fldCharType="begin"/>
            </w:r>
            <w:r>
              <w:rPr>
                <w:noProof/>
                <w:webHidden/>
              </w:rPr>
              <w:instrText xml:space="preserve"> PAGEREF _Toc233037927 \h </w:instrText>
            </w:r>
            <w:r>
              <w:rPr>
                <w:noProof/>
                <w:webHidden/>
              </w:rPr>
            </w:r>
            <w:r>
              <w:rPr>
                <w:noProof/>
                <w:webHidden/>
              </w:rPr>
              <w:fldChar w:fldCharType="separate"/>
            </w:r>
            <w:r w:rsidR="00A078C3">
              <w:rPr>
                <w:noProof/>
                <w:webHidden/>
              </w:rPr>
              <w:t>13</w:t>
            </w:r>
            <w:r>
              <w:rPr>
                <w:noProof/>
                <w:webHidden/>
              </w:rPr>
              <w:fldChar w:fldCharType="end"/>
            </w:r>
          </w:hyperlink>
        </w:p>
        <w:p ns2:paraId="458724A9" ns2:textId="747C0E16"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28" w:history="1">
            <w:r w:rsidRPr="00560815">
              <w:rPr>
                <w:rStyle w:val="Hyperlink"/>
                <w:noProof/>
              </w:rPr>
              <w:t>3 Method</w:t>
            </w:r>
            <w:r>
              <w:rPr>
                <w:noProof/>
                <w:webHidden/>
              </w:rPr>
              <w:tab/>
            </w:r>
            <w:r>
              <w:rPr>
                <w:noProof/>
                <w:webHidden/>
              </w:rPr>
              <w:fldChar w:fldCharType="begin"/>
            </w:r>
            <w:r>
              <w:rPr>
                <w:noProof/>
                <w:webHidden/>
              </w:rPr>
              <w:instrText xml:space="preserve"> PAGEREF _Toc233037928 \h </w:instrText>
            </w:r>
            <w:r>
              <w:rPr>
                <w:noProof/>
                <w:webHidden/>
              </w:rPr>
            </w:r>
            <w:r>
              <w:rPr>
                <w:noProof/>
                <w:webHidden/>
              </w:rPr>
              <w:fldChar w:fldCharType="separate"/>
            </w:r>
            <w:r w:rsidR="00A078C3">
              <w:rPr>
                <w:noProof/>
                <w:webHidden/>
              </w:rPr>
              <w:t>14</w:t>
            </w:r>
            <w:r>
              <w:rPr>
                <w:noProof/>
                <w:webHidden/>
              </w:rPr>
              <w:fldChar w:fldCharType="end"/>
            </w:r>
          </w:hyperlink>
        </w:p>
        <w:p ns2:paraId="6C96335F" ns2:textId="7F48F992"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29" w:history="1">
            <w:r w:rsidRPr="00560815">
              <w:rPr>
                <w:rStyle w:val="Hyperlink"/>
                <w:noProof/>
              </w:rPr>
              <w:t>3.1 Overview</w:t>
            </w:r>
            <w:r>
              <w:rPr>
                <w:noProof/>
                <w:webHidden/>
              </w:rPr>
              <w:tab/>
            </w:r>
            <w:r>
              <w:rPr>
                <w:noProof/>
                <w:webHidden/>
              </w:rPr>
              <w:fldChar w:fldCharType="begin"/>
            </w:r>
            <w:r>
              <w:rPr>
                <w:noProof/>
                <w:webHidden/>
              </w:rPr>
              <w:instrText xml:space="preserve"> PAGEREF _Toc233037929 \h </w:instrText>
            </w:r>
            <w:r>
              <w:rPr>
                <w:noProof/>
                <w:webHidden/>
              </w:rPr>
            </w:r>
            <w:r>
              <w:rPr>
                <w:noProof/>
                <w:webHidden/>
              </w:rPr>
              <w:fldChar w:fldCharType="separate"/>
            </w:r>
            <w:r w:rsidR="00A078C3">
              <w:rPr>
                <w:noProof/>
                <w:webHidden/>
              </w:rPr>
              <w:t>14</w:t>
            </w:r>
            <w:r>
              <w:rPr>
                <w:noProof/>
                <w:webHidden/>
              </w:rPr>
              <w:fldChar w:fldCharType="end"/>
            </w:r>
          </w:hyperlink>
        </w:p>
        <w:p ns2:paraId="593DA465" ns2:textId="602B460E" w:rsidR="00F371CB" w:rsidRDefault="00F371CB">
          <w:pPr>
            <w:pStyle w:val="TOC3"/>
            <w:tabs>
              <w:tab w:val="right" w:leader="dot" w:pos="9016"/>
            </w:tabs>
            <w:rPr>
              <w:rFonts w:asciiTheme="minorHAnsi" w:eastAsiaTheme="minorEastAsia" w:hAnsiTheme="minorHAnsi" w:cstheme="minorBidi"/>
              <w:noProof/>
              <w:kern w:val="2"/>
              <w:lang w:val="en-IE" w:eastAsia="en-IE"/>
              <ns2:ligatures ns2:val="standardContextual"/>
            </w:rPr>
          </w:pPr>
          <w:hyperlink w:anchor="_Toc233037930" w:history="1">
            <w:r w:rsidRPr="00560815">
              <w:rPr>
                <w:rStyle w:val="Hyperlink"/>
                <w:noProof/>
              </w:rPr>
              <w:t>3.1.1 Implementation pipeline</w:t>
            </w:r>
            <w:r>
              <w:rPr>
                <w:noProof/>
                <w:webHidden/>
              </w:rPr>
              <w:tab/>
            </w:r>
            <w:r>
              <w:rPr>
                <w:noProof/>
                <w:webHidden/>
              </w:rPr>
              <w:fldChar w:fldCharType="begin"/>
            </w:r>
            <w:r>
              <w:rPr>
                <w:noProof/>
                <w:webHidden/>
              </w:rPr>
              <w:instrText xml:space="preserve"> PAGEREF _Toc233037930 \h </w:instrText>
            </w:r>
            <w:r>
              <w:rPr>
                <w:noProof/>
                <w:webHidden/>
              </w:rPr>
            </w:r>
            <w:r>
              <w:rPr>
                <w:noProof/>
                <w:webHidden/>
              </w:rPr>
              <w:fldChar w:fldCharType="separate"/>
            </w:r>
            <w:r w:rsidR="00A078C3">
              <w:rPr>
                <w:noProof/>
                <w:webHidden/>
              </w:rPr>
              <w:t>17</w:t>
            </w:r>
            <w:r>
              <w:rPr>
                <w:noProof/>
                <w:webHidden/>
              </w:rPr>
              <w:fldChar w:fldCharType="end"/>
            </w:r>
          </w:hyperlink>
        </w:p>
        <w:p ns2:paraId="2CD88B49" ns2:textId="100F06F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1" w:history="1">
            <w:r w:rsidRPr="00560815">
              <w:rPr>
                <w:rStyle w:val="Hyperlink"/>
                <w:noProof/>
              </w:rPr>
              <w:t>3.2 Autoencoder architecture</w:t>
            </w:r>
            <w:r>
              <w:rPr>
                <w:noProof/>
                <w:webHidden/>
              </w:rPr>
              <w:tab/>
            </w:r>
            <w:r>
              <w:rPr>
                <w:noProof/>
                <w:webHidden/>
              </w:rPr>
              <w:fldChar w:fldCharType="begin"/>
            </w:r>
            <w:r>
              <w:rPr>
                <w:noProof/>
                <w:webHidden/>
              </w:rPr>
              <w:instrText xml:space="preserve"> PAGEREF _Toc233037931 \h </w:instrText>
            </w:r>
            <w:r>
              <w:rPr>
                <w:noProof/>
                <w:webHidden/>
              </w:rPr>
            </w:r>
            <w:r>
              <w:rPr>
                <w:noProof/>
                <w:webHidden/>
              </w:rPr>
              <w:fldChar w:fldCharType="separate"/>
            </w:r>
            <w:r w:rsidR="00A078C3">
              <w:rPr>
                <w:noProof/>
                <w:webHidden/>
              </w:rPr>
              <w:t>18</w:t>
            </w:r>
            <w:r>
              <w:rPr>
                <w:noProof/>
                <w:webHidden/>
              </w:rPr>
              <w:fldChar w:fldCharType="end"/>
            </w:r>
          </w:hyperlink>
        </w:p>
        <w:p ns2:paraId="0A644C22" ns2:textId="4CB8EA3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2" w:history="1">
            <w:r w:rsidRPr="00560815">
              <w:rPr>
                <w:rStyle w:val="Hyperlink"/>
                <w:noProof/>
              </w:rPr>
              <w:t>3.3 Feature construction</w:t>
            </w:r>
            <w:r>
              <w:rPr>
                <w:noProof/>
                <w:webHidden/>
              </w:rPr>
              <w:tab/>
            </w:r>
            <w:r>
              <w:rPr>
                <w:noProof/>
                <w:webHidden/>
              </w:rPr>
              <w:fldChar w:fldCharType="begin"/>
            </w:r>
            <w:r>
              <w:rPr>
                <w:noProof/>
                <w:webHidden/>
              </w:rPr>
              <w:instrText xml:space="preserve"> PAGEREF _Toc233037932 \h </w:instrText>
            </w:r>
            <w:r>
              <w:rPr>
                <w:noProof/>
                <w:webHidden/>
              </w:rPr>
            </w:r>
            <w:r>
              <w:rPr>
                <w:noProof/>
                <w:webHidden/>
              </w:rPr>
              <w:fldChar w:fldCharType="separate"/>
            </w:r>
            <w:r w:rsidR="00A078C3">
              <w:rPr>
                <w:noProof/>
                <w:webHidden/>
              </w:rPr>
              <w:t>20</w:t>
            </w:r>
            <w:r>
              <w:rPr>
                <w:noProof/>
                <w:webHidden/>
              </w:rPr>
              <w:fldChar w:fldCharType="end"/>
            </w:r>
          </w:hyperlink>
        </w:p>
        <w:p ns2:paraId="44C97B4F" ns2:textId="645B5315"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3" w:history="1">
            <w:r w:rsidRPr="00560815">
              <w:rPr>
                <w:rStyle w:val="Hyperlink"/>
                <w:noProof/>
              </w:rPr>
              <w:t>3.4 Thresholding</w:t>
            </w:r>
            <w:r>
              <w:rPr>
                <w:noProof/>
                <w:webHidden/>
              </w:rPr>
              <w:tab/>
            </w:r>
            <w:r>
              <w:rPr>
                <w:noProof/>
                <w:webHidden/>
              </w:rPr>
              <w:fldChar w:fldCharType="begin"/>
            </w:r>
            <w:r>
              <w:rPr>
                <w:noProof/>
                <w:webHidden/>
              </w:rPr>
              <w:instrText xml:space="preserve"> PAGEREF _Toc233037933 \h </w:instrText>
            </w:r>
            <w:r>
              <w:rPr>
                <w:noProof/>
                <w:webHidden/>
              </w:rPr>
            </w:r>
            <w:r>
              <w:rPr>
                <w:noProof/>
                <w:webHidden/>
              </w:rPr>
              <w:fldChar w:fldCharType="separate"/>
            </w:r>
            <w:r w:rsidR="00A078C3">
              <w:rPr>
                <w:noProof/>
                <w:webHidden/>
              </w:rPr>
              <w:t>20</w:t>
            </w:r>
            <w:r>
              <w:rPr>
                <w:noProof/>
                <w:webHidden/>
              </w:rPr>
              <w:fldChar w:fldCharType="end"/>
            </w:r>
          </w:hyperlink>
        </w:p>
        <w:p ns2:paraId="008C6011" ns2:textId="443F65F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4" w:history="1">
            <w:r w:rsidRPr="00560815">
              <w:rPr>
                <w:rStyle w:val="Hyperlink"/>
                <w:noProof/>
              </w:rPr>
              <w:t>3.5 Engineering baseline</w:t>
            </w:r>
            <w:r>
              <w:rPr>
                <w:noProof/>
                <w:webHidden/>
              </w:rPr>
              <w:tab/>
            </w:r>
            <w:r>
              <w:rPr>
                <w:noProof/>
                <w:webHidden/>
              </w:rPr>
              <w:fldChar w:fldCharType="begin"/>
            </w:r>
            <w:r>
              <w:rPr>
                <w:noProof/>
                <w:webHidden/>
              </w:rPr>
              <w:instrText xml:space="preserve"> PAGEREF _Toc233037934 \h </w:instrText>
            </w:r>
            <w:r>
              <w:rPr>
                <w:noProof/>
                <w:webHidden/>
              </w:rPr>
            </w:r>
            <w:r>
              <w:rPr>
                <w:noProof/>
                <w:webHidden/>
              </w:rPr>
              <w:fldChar w:fldCharType="separate"/>
            </w:r>
            <w:r w:rsidR="00A078C3">
              <w:rPr>
                <w:noProof/>
                <w:webHidden/>
              </w:rPr>
              <w:t>23</w:t>
            </w:r>
            <w:r>
              <w:rPr>
                <w:noProof/>
                <w:webHidden/>
              </w:rPr>
              <w:fldChar w:fldCharType="end"/>
            </w:r>
          </w:hyperlink>
        </w:p>
        <w:p ns2:paraId="244E21E7" ns2:textId="2515840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5" w:history="1">
            <w:r w:rsidRPr="00560815">
              <w:rPr>
                <w:rStyle w:val="Hyperlink"/>
                <w:noProof/>
              </w:rPr>
              <w:t>3.6 Clustering roles</w:t>
            </w:r>
            <w:r>
              <w:rPr>
                <w:noProof/>
                <w:webHidden/>
              </w:rPr>
              <w:tab/>
            </w:r>
            <w:r>
              <w:rPr>
                <w:noProof/>
                <w:webHidden/>
              </w:rPr>
              <w:fldChar w:fldCharType="begin"/>
            </w:r>
            <w:r>
              <w:rPr>
                <w:noProof/>
                <w:webHidden/>
              </w:rPr>
              <w:instrText xml:space="preserve"> PAGEREF _Toc233037935 \h </w:instrText>
            </w:r>
            <w:r>
              <w:rPr>
                <w:noProof/>
                <w:webHidden/>
              </w:rPr>
            </w:r>
            <w:r>
              <w:rPr>
                <w:noProof/>
                <w:webHidden/>
              </w:rPr>
              <w:fldChar w:fldCharType="separate"/>
            </w:r>
            <w:r w:rsidR="00A078C3">
              <w:rPr>
                <w:noProof/>
                <w:webHidden/>
              </w:rPr>
              <w:t>23</w:t>
            </w:r>
            <w:r>
              <w:rPr>
                <w:noProof/>
                <w:webHidden/>
              </w:rPr>
              <w:fldChar w:fldCharType="end"/>
            </w:r>
          </w:hyperlink>
        </w:p>
        <w:p ns2:paraId="64775776" ns2:textId="6CFB2A5F"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6" w:history="1">
            <w:r w:rsidRPr="00560815">
              <w:rPr>
                <w:rStyle w:val="Hyperlink"/>
                <w:noProof/>
              </w:rPr>
              <w:t>3.7 Evaluation strategy in a weak-label setting</w:t>
            </w:r>
            <w:r>
              <w:rPr>
                <w:noProof/>
                <w:webHidden/>
              </w:rPr>
              <w:tab/>
            </w:r>
            <w:r>
              <w:rPr>
                <w:noProof/>
                <w:webHidden/>
              </w:rPr>
              <w:fldChar w:fldCharType="begin"/>
            </w:r>
            <w:r>
              <w:rPr>
                <w:noProof/>
                <w:webHidden/>
              </w:rPr>
              <w:instrText xml:space="preserve"> PAGEREF _Toc233037936 \h </w:instrText>
            </w:r>
            <w:r>
              <w:rPr>
                <w:noProof/>
                <w:webHidden/>
              </w:rPr>
            </w:r>
            <w:r>
              <w:rPr>
                <w:noProof/>
                <w:webHidden/>
              </w:rPr>
              <w:fldChar w:fldCharType="separate"/>
            </w:r>
            <w:r w:rsidR="00A078C3">
              <w:rPr>
                <w:noProof/>
                <w:webHidden/>
              </w:rPr>
              <w:t>24</w:t>
            </w:r>
            <w:r>
              <w:rPr>
                <w:noProof/>
                <w:webHidden/>
              </w:rPr>
              <w:fldChar w:fldCharType="end"/>
            </w:r>
          </w:hyperlink>
        </w:p>
        <w:p ns2:paraId="51632637" ns2:textId="0FD7291D"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37" w:history="1">
            <w:r w:rsidRPr="00560815">
              <w:rPr>
                <w:rStyle w:val="Hyperlink"/>
                <w:noProof/>
              </w:rPr>
              <w:t>4 Results</w:t>
            </w:r>
            <w:r>
              <w:rPr>
                <w:noProof/>
                <w:webHidden/>
              </w:rPr>
              <w:tab/>
            </w:r>
            <w:r>
              <w:rPr>
                <w:noProof/>
                <w:webHidden/>
              </w:rPr>
              <w:fldChar w:fldCharType="begin"/>
            </w:r>
            <w:r>
              <w:rPr>
                <w:noProof/>
                <w:webHidden/>
              </w:rPr>
              <w:instrText xml:space="preserve"> PAGEREF _Toc233037937 \h </w:instrText>
            </w:r>
            <w:r>
              <w:rPr>
                <w:noProof/>
                <w:webHidden/>
              </w:rPr>
            </w:r>
            <w:r>
              <w:rPr>
                <w:noProof/>
                <w:webHidden/>
              </w:rPr>
              <w:fldChar w:fldCharType="separate"/>
            </w:r>
            <w:r w:rsidR="00A078C3">
              <w:rPr>
                <w:noProof/>
                <w:webHidden/>
              </w:rPr>
              <w:t>25</w:t>
            </w:r>
            <w:r>
              <w:rPr>
                <w:noProof/>
                <w:webHidden/>
              </w:rPr>
              <w:fldChar w:fldCharType="end"/>
            </w:r>
          </w:hyperlink>
        </w:p>
        <w:p ns2:paraId="63BDF421" ns2:textId="347265D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8" w:history="1">
            <w:r w:rsidRPr="00560815">
              <w:rPr>
                <w:rStyle w:val="Hyperlink"/>
                <w:noProof/>
              </w:rPr>
              <w:t>4.1 Current main result set</w:t>
            </w:r>
            <w:r>
              <w:rPr>
                <w:noProof/>
                <w:webHidden/>
              </w:rPr>
              <w:tab/>
            </w:r>
            <w:r>
              <w:rPr>
                <w:noProof/>
                <w:webHidden/>
              </w:rPr>
              <w:fldChar w:fldCharType="begin"/>
            </w:r>
            <w:r>
              <w:rPr>
                <w:noProof/>
                <w:webHidden/>
              </w:rPr>
              <w:instrText xml:space="preserve"> PAGEREF _Toc233037938 \h </w:instrText>
            </w:r>
            <w:r>
              <w:rPr>
                <w:noProof/>
                <w:webHidden/>
              </w:rPr>
            </w:r>
            <w:r>
              <w:rPr>
                <w:noProof/>
                <w:webHidden/>
              </w:rPr>
              <w:fldChar w:fldCharType="separate"/>
            </w:r>
            <w:r w:rsidR="00A078C3">
              <w:rPr>
                <w:noProof/>
                <w:webHidden/>
              </w:rPr>
              <w:t>26</w:t>
            </w:r>
            <w:r>
              <w:rPr>
                <w:noProof/>
                <w:webHidden/>
              </w:rPr>
              <w:fldChar w:fldCharType="end"/>
            </w:r>
          </w:hyperlink>
        </w:p>
        <w:p ns2:paraId="094B8243" ns2:textId="4C45249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39" w:history="1">
            <w:r w:rsidRPr="00560815">
              <w:rPr>
                <w:rStyle w:val="Hyperlink"/>
                <w:noProof/>
              </w:rPr>
              <w:t>4.2 Dominant-feature interpretation</w:t>
            </w:r>
            <w:r>
              <w:rPr>
                <w:noProof/>
                <w:webHidden/>
              </w:rPr>
              <w:tab/>
            </w:r>
            <w:r>
              <w:rPr>
                <w:noProof/>
                <w:webHidden/>
              </w:rPr>
              <w:fldChar w:fldCharType="begin"/>
            </w:r>
            <w:r>
              <w:rPr>
                <w:noProof/>
                <w:webHidden/>
              </w:rPr>
              <w:instrText xml:space="preserve"> PAGEREF _Toc233037939 \h </w:instrText>
            </w:r>
            <w:r>
              <w:rPr>
                <w:noProof/>
                <w:webHidden/>
              </w:rPr>
            </w:r>
            <w:r>
              <w:rPr>
                <w:noProof/>
                <w:webHidden/>
              </w:rPr>
              <w:fldChar w:fldCharType="separate"/>
            </w:r>
            <w:r w:rsidR="00A078C3">
              <w:rPr>
                <w:noProof/>
                <w:webHidden/>
              </w:rPr>
              <w:t>38</w:t>
            </w:r>
            <w:r>
              <w:rPr>
                <w:noProof/>
                <w:webHidden/>
              </w:rPr>
              <w:fldChar w:fldCharType="end"/>
            </w:r>
          </w:hyperlink>
        </w:p>
        <w:p ns2:paraId="30D109E0" ns2:textId="7CB86F8B"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0" w:history="1">
            <w:r w:rsidRPr="00560815">
              <w:rPr>
                <w:rStyle w:val="Hyperlink"/>
                <w:noProof/>
              </w:rPr>
              <w:t>4.3 Low delta-T overlap</w:t>
            </w:r>
            <w:r>
              <w:rPr>
                <w:noProof/>
                <w:webHidden/>
              </w:rPr>
              <w:tab/>
            </w:r>
            <w:r>
              <w:rPr>
                <w:noProof/>
                <w:webHidden/>
              </w:rPr>
              <w:fldChar w:fldCharType="begin"/>
            </w:r>
            <w:r>
              <w:rPr>
                <w:noProof/>
                <w:webHidden/>
              </w:rPr>
              <w:instrText xml:space="preserve"> PAGEREF _Toc233037940 \h </w:instrText>
            </w:r>
            <w:r>
              <w:rPr>
                <w:noProof/>
                <w:webHidden/>
              </w:rPr>
            </w:r>
            <w:r>
              <w:rPr>
                <w:noProof/>
                <w:webHidden/>
              </w:rPr>
              <w:fldChar w:fldCharType="separate"/>
            </w:r>
            <w:r w:rsidR="00A078C3">
              <w:rPr>
                <w:noProof/>
                <w:webHidden/>
              </w:rPr>
              <w:t>40</w:t>
            </w:r>
            <w:r>
              <w:rPr>
                <w:noProof/>
                <w:webHidden/>
              </w:rPr>
              <w:fldChar w:fldCharType="end"/>
            </w:r>
          </w:hyperlink>
        </w:p>
        <w:p ns2:paraId="5E749F6E" ns2:textId="29888EB9"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1" w:history="1">
            <w:r w:rsidRPr="00560815">
              <w:rPr>
                <w:rStyle w:val="Hyperlink"/>
                <w:noProof/>
              </w:rPr>
              <w:t>4.4 Operating regimes</w:t>
            </w:r>
            <w:r>
              <w:rPr>
                <w:noProof/>
                <w:webHidden/>
              </w:rPr>
              <w:tab/>
            </w:r>
            <w:r>
              <w:rPr>
                <w:noProof/>
                <w:webHidden/>
              </w:rPr>
              <w:fldChar w:fldCharType="begin"/>
            </w:r>
            <w:r>
              <w:rPr>
                <w:noProof/>
                <w:webHidden/>
              </w:rPr>
              <w:instrText xml:space="preserve"> PAGEREF _Toc233037941 \h </w:instrText>
            </w:r>
            <w:r>
              <w:rPr>
                <w:noProof/>
                <w:webHidden/>
              </w:rPr>
            </w:r>
            <w:r>
              <w:rPr>
                <w:noProof/>
                <w:webHidden/>
              </w:rPr>
              <w:fldChar w:fldCharType="separate"/>
            </w:r>
            <w:r w:rsidR="00A078C3">
              <w:rPr>
                <w:noProof/>
                <w:webHidden/>
              </w:rPr>
              <w:t>41</w:t>
            </w:r>
            <w:r>
              <w:rPr>
                <w:noProof/>
                <w:webHidden/>
              </w:rPr>
              <w:fldChar w:fldCharType="end"/>
            </w:r>
          </w:hyperlink>
        </w:p>
        <w:p ns2:paraId="3B151C9F" ns2:textId="183E5B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2" w:history="1">
            <w:r w:rsidRPr="00560815">
              <w:rPr>
                <w:rStyle w:val="Hyperlink"/>
                <w:noProof/>
              </w:rPr>
              <w:t>4.5 Threshold comparison</w:t>
            </w:r>
            <w:r>
              <w:rPr>
                <w:noProof/>
                <w:webHidden/>
              </w:rPr>
              <w:tab/>
            </w:r>
            <w:r>
              <w:rPr>
                <w:noProof/>
                <w:webHidden/>
              </w:rPr>
              <w:fldChar w:fldCharType="begin"/>
            </w:r>
            <w:r>
              <w:rPr>
                <w:noProof/>
                <w:webHidden/>
              </w:rPr>
              <w:instrText xml:space="preserve"> PAGEREF _Toc233037942 \h </w:instrText>
            </w:r>
            <w:r>
              <w:rPr>
                <w:noProof/>
                <w:webHidden/>
              </w:rPr>
            </w:r>
            <w:r>
              <w:rPr>
                <w:noProof/>
                <w:webHidden/>
              </w:rPr>
              <w:fldChar w:fldCharType="separate"/>
            </w:r>
            <w:r w:rsidR="00A078C3">
              <w:rPr>
                <w:noProof/>
                <w:webHidden/>
              </w:rPr>
              <w:t>43</w:t>
            </w:r>
            <w:r>
              <w:rPr>
                <w:noProof/>
                <w:webHidden/>
              </w:rPr>
              <w:fldChar w:fldCharType="end"/>
            </w:r>
          </w:hyperlink>
        </w:p>
        <w:p ns2:paraId="33F7DB8D" ns2:textId="58884A4C"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3" w:history="1">
            <w:r w:rsidRPr="00560815">
              <w:rPr>
                <w:rStyle w:val="Hyperlink"/>
                <w:noProof/>
              </w:rPr>
              <w:t>4.6 Train-test split and anomaly timing</w:t>
            </w:r>
            <w:r>
              <w:rPr>
                <w:noProof/>
                <w:webHidden/>
              </w:rPr>
              <w:tab/>
            </w:r>
            <w:r>
              <w:rPr>
                <w:noProof/>
                <w:webHidden/>
              </w:rPr>
              <w:fldChar w:fldCharType="begin"/>
            </w:r>
            <w:r>
              <w:rPr>
                <w:noProof/>
                <w:webHidden/>
              </w:rPr>
              <w:instrText xml:space="preserve"> PAGEREF _Toc233037943 \h </w:instrText>
            </w:r>
            <w:r>
              <w:rPr>
                <w:noProof/>
                <w:webHidden/>
              </w:rPr>
            </w:r>
            <w:r>
              <w:rPr>
                <w:noProof/>
                <w:webHidden/>
              </w:rPr>
              <w:fldChar w:fldCharType="separate"/>
            </w:r>
            <w:r w:rsidR="00A078C3">
              <w:rPr>
                <w:noProof/>
                <w:webHidden/>
              </w:rPr>
              <w:t>45</w:t>
            </w:r>
            <w:r>
              <w:rPr>
                <w:noProof/>
                <w:webHidden/>
              </w:rPr>
              <w:fldChar w:fldCharType="end"/>
            </w:r>
          </w:hyperlink>
        </w:p>
        <w:p ns2:paraId="46AE7741" ns2:textId="62A813AF"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4" w:history="1">
            <w:r w:rsidRPr="00560815">
              <w:rPr>
                <w:rStyle w:val="Hyperlink"/>
                <w:noProof/>
              </w:rPr>
              <w:t>5 Discussion</w:t>
            </w:r>
            <w:r>
              <w:rPr>
                <w:noProof/>
                <w:webHidden/>
              </w:rPr>
              <w:tab/>
            </w:r>
            <w:r>
              <w:rPr>
                <w:noProof/>
                <w:webHidden/>
              </w:rPr>
              <w:fldChar w:fldCharType="begin"/>
            </w:r>
            <w:r>
              <w:rPr>
                <w:noProof/>
                <w:webHidden/>
              </w:rPr>
              <w:instrText xml:space="preserve"> PAGEREF _Toc233037944 \h </w:instrText>
            </w:r>
            <w:r>
              <w:rPr>
                <w:noProof/>
                <w:webHidden/>
              </w:rPr>
            </w:r>
            <w:r>
              <w:rPr>
                <w:noProof/>
                <w:webHidden/>
              </w:rPr>
              <w:fldChar w:fldCharType="separate"/>
            </w:r>
            <w:r w:rsidR="00A078C3">
              <w:rPr>
                <w:noProof/>
                <w:webHidden/>
              </w:rPr>
              <w:t>46</w:t>
            </w:r>
            <w:r>
              <w:rPr>
                <w:noProof/>
                <w:webHidden/>
              </w:rPr>
              <w:fldChar w:fldCharType="end"/>
            </w:r>
          </w:hyperlink>
        </w:p>
        <w:p ns2:paraId="2E21D9F2" ns2:textId="3365B3C4"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5" w:history="1">
            <w:r w:rsidRPr="00560815">
              <w:rPr>
                <w:rStyle w:val="Hyperlink"/>
                <w:noProof/>
              </w:rPr>
              <w:t>5.1 What is currently convincing</w:t>
            </w:r>
            <w:r>
              <w:rPr>
                <w:noProof/>
                <w:webHidden/>
              </w:rPr>
              <w:tab/>
            </w:r>
            <w:r>
              <w:rPr>
                <w:noProof/>
                <w:webHidden/>
              </w:rPr>
              <w:fldChar w:fldCharType="begin"/>
            </w:r>
            <w:r>
              <w:rPr>
                <w:noProof/>
                <w:webHidden/>
              </w:rPr>
              <w:instrText xml:space="preserve"> PAGEREF _Toc233037945 \h </w:instrText>
            </w:r>
            <w:r>
              <w:rPr>
                <w:noProof/>
                <w:webHidden/>
              </w:rPr>
            </w:r>
            <w:r>
              <w:rPr>
                <w:noProof/>
                <w:webHidden/>
              </w:rPr>
              <w:fldChar w:fldCharType="separate"/>
            </w:r>
            <w:r w:rsidR="00A078C3">
              <w:rPr>
                <w:noProof/>
                <w:webHidden/>
              </w:rPr>
              <w:t>46</w:t>
            </w:r>
            <w:r>
              <w:rPr>
                <w:noProof/>
                <w:webHidden/>
              </w:rPr>
              <w:fldChar w:fldCharType="end"/>
            </w:r>
          </w:hyperlink>
        </w:p>
        <w:p ns2:paraId="63B2F0E1" ns2:textId="7300D158"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6" w:history="1">
            <w:r w:rsidRPr="00560815">
              <w:rPr>
                <w:rStyle w:val="Hyperlink"/>
                <w:noProof/>
              </w:rPr>
              <w:t>5.2 What remains uncertain</w:t>
            </w:r>
            <w:r>
              <w:rPr>
                <w:noProof/>
                <w:webHidden/>
              </w:rPr>
              <w:tab/>
            </w:r>
            <w:r>
              <w:rPr>
                <w:noProof/>
                <w:webHidden/>
              </w:rPr>
              <w:fldChar w:fldCharType="begin"/>
            </w:r>
            <w:r>
              <w:rPr>
                <w:noProof/>
                <w:webHidden/>
              </w:rPr>
              <w:instrText xml:space="preserve"> PAGEREF _Toc233037946 \h </w:instrText>
            </w:r>
            <w:r>
              <w:rPr>
                <w:noProof/>
                <w:webHidden/>
              </w:rPr>
            </w:r>
            <w:r>
              <w:rPr>
                <w:noProof/>
                <w:webHidden/>
              </w:rPr>
              <w:fldChar w:fldCharType="separate"/>
            </w:r>
            <w:r w:rsidR="00A078C3">
              <w:rPr>
                <w:noProof/>
                <w:webHidden/>
              </w:rPr>
              <w:t>46</w:t>
            </w:r>
            <w:r>
              <w:rPr>
                <w:noProof/>
                <w:webHidden/>
              </w:rPr>
              <w:fldChar w:fldCharType="end"/>
            </w:r>
          </w:hyperlink>
        </w:p>
        <w:p ns2:paraId="62CFCB04" ns2:textId="575C73C6"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7" w:history="1">
            <w:r w:rsidRPr="00560815">
              <w:rPr>
                <w:rStyle w:val="Hyperlink"/>
                <w:noProof/>
              </w:rPr>
              <w:t>5.3 Implications for live deployment</w:t>
            </w:r>
            <w:r>
              <w:rPr>
                <w:noProof/>
                <w:webHidden/>
              </w:rPr>
              <w:tab/>
            </w:r>
            <w:r>
              <w:rPr>
                <w:noProof/>
                <w:webHidden/>
              </w:rPr>
              <w:fldChar w:fldCharType="begin"/>
            </w:r>
            <w:r>
              <w:rPr>
                <w:noProof/>
                <w:webHidden/>
              </w:rPr>
              <w:instrText xml:space="preserve"> PAGEREF _Toc233037947 \h </w:instrText>
            </w:r>
            <w:r>
              <w:rPr>
                <w:noProof/>
                <w:webHidden/>
              </w:rPr>
            </w:r>
            <w:r>
              <w:rPr>
                <w:noProof/>
                <w:webHidden/>
              </w:rPr>
              <w:fldChar w:fldCharType="separate"/>
            </w:r>
            <w:r w:rsidR="00A078C3">
              <w:rPr>
                <w:noProof/>
                <w:webHidden/>
              </w:rPr>
              <w:t>47</w:t>
            </w:r>
            <w:r>
              <w:rPr>
                <w:noProof/>
                <w:webHidden/>
              </w:rPr>
              <w:fldChar w:fldCharType="end"/>
            </w:r>
          </w:hyperlink>
        </w:p>
        <w:p ns2:paraId="58AC4C24" ns2:textId="5319C167"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48" w:history="1">
            <w:r w:rsidRPr="00560815">
              <w:rPr>
                <w:rStyle w:val="Hyperlink"/>
                <w:noProof/>
              </w:rPr>
              <w:t>5.4 Threats to validity</w:t>
            </w:r>
            <w:r>
              <w:rPr>
                <w:noProof/>
                <w:webHidden/>
              </w:rPr>
              <w:tab/>
            </w:r>
            <w:r>
              <w:rPr>
                <w:noProof/>
                <w:webHidden/>
              </w:rPr>
              <w:fldChar w:fldCharType="begin"/>
            </w:r>
            <w:r>
              <w:rPr>
                <w:noProof/>
                <w:webHidden/>
              </w:rPr>
              <w:instrText xml:space="preserve"> PAGEREF _Toc233037948 \h </w:instrText>
            </w:r>
            <w:r>
              <w:rPr>
                <w:noProof/>
                <w:webHidden/>
              </w:rPr>
            </w:r>
            <w:r>
              <w:rPr>
                <w:noProof/>
                <w:webHidden/>
              </w:rPr>
              <w:fldChar w:fldCharType="separate"/>
            </w:r>
            <w:r w:rsidR="00A078C3">
              <w:rPr>
                <w:noProof/>
                <w:webHidden/>
              </w:rPr>
              <w:t>48</w:t>
            </w:r>
            <w:r>
              <w:rPr>
                <w:noProof/>
                <w:webHidden/>
              </w:rPr>
              <w:fldChar w:fldCharType="end"/>
            </w:r>
          </w:hyperlink>
        </w:p>
        <w:p ns2:paraId="64F1EC4C" ns2:textId="77EE2668"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49" w:history="1">
            <w:r w:rsidRPr="00560815">
              <w:rPr>
                <w:rStyle w:val="Hyperlink"/>
                <w:noProof/>
              </w:rPr>
              <w:t>6 Conclusion</w:t>
            </w:r>
            <w:r>
              <w:rPr>
                <w:noProof/>
                <w:webHidden/>
              </w:rPr>
              <w:tab/>
            </w:r>
            <w:r>
              <w:rPr>
                <w:noProof/>
                <w:webHidden/>
              </w:rPr>
              <w:fldChar w:fldCharType="begin"/>
            </w:r>
            <w:r>
              <w:rPr>
                <w:noProof/>
                <w:webHidden/>
              </w:rPr>
              <w:instrText xml:space="preserve"> PAGEREF _Toc233037949 \h </w:instrText>
            </w:r>
            <w:r>
              <w:rPr>
                <w:noProof/>
                <w:webHidden/>
              </w:rPr>
            </w:r>
            <w:r>
              <w:rPr>
                <w:noProof/>
                <w:webHidden/>
              </w:rPr>
              <w:fldChar w:fldCharType="separate"/>
            </w:r>
            <w:r w:rsidR="00A078C3">
              <w:rPr>
                <w:noProof/>
                <w:webHidden/>
              </w:rPr>
              <w:t>48</w:t>
            </w:r>
            <w:r>
              <w:rPr>
                <w:noProof/>
                <w:webHidden/>
              </w:rPr>
              <w:fldChar w:fldCharType="end"/>
            </w:r>
          </w:hyperlink>
        </w:p>
        <w:p ns2:paraId="30031D0A" ns2:textId="5745895E" w:rsidR="00F371CB" w:rsidRDefault="00F371CB">
          <w:pPr>
            <w:pStyle w:val="TOC2"/>
            <w:tabs>
              <w:tab w:val="right" w:leader="dot" w:pos="9016"/>
            </w:tabs>
            <w:rPr>
              <w:rFonts w:asciiTheme="minorHAnsi" w:eastAsiaTheme="minorEastAsia" w:hAnsiTheme="minorHAnsi" w:cstheme="minorBidi"/>
              <w:noProof/>
              <w:kern w:val="2"/>
              <w:lang w:val="en-IE" w:eastAsia="en-IE"/>
              <ns2:ligatures ns2:val="standardContextual"/>
            </w:rPr>
          </w:pPr>
          <w:hyperlink w:anchor="_Toc233037950" w:history="1">
            <w:r w:rsidRPr="00560815">
              <w:rPr>
                <w:rStyle w:val="Hyperlink"/>
                <w:noProof/>
              </w:rPr>
              <w:t>6.1 Future work</w:t>
            </w:r>
            <w:r>
              <w:rPr>
                <w:noProof/>
                <w:webHidden/>
              </w:rPr>
              <w:tab/>
            </w:r>
            <w:r>
              <w:rPr>
                <w:noProof/>
                <w:webHidden/>
              </w:rPr>
              <w:fldChar w:fldCharType="begin"/>
            </w:r>
            <w:r>
              <w:rPr>
                <w:noProof/>
                <w:webHidden/>
              </w:rPr>
              <w:instrText xml:space="preserve"> PAGEREF _Toc233037950 \h </w:instrText>
            </w:r>
            <w:r>
              <w:rPr>
                <w:noProof/>
                <w:webHidden/>
              </w:rPr>
            </w:r>
            <w:r>
              <w:rPr>
                <w:noProof/>
                <w:webHidden/>
              </w:rPr>
              <w:fldChar w:fldCharType="separate"/>
            </w:r>
            <w:r w:rsidR="00A078C3">
              <w:rPr>
                <w:noProof/>
                <w:webHidden/>
              </w:rPr>
              <w:t>49</w:t>
            </w:r>
            <w:r>
              <w:rPr>
                <w:noProof/>
                <w:webHidden/>
              </w:rPr>
              <w:fldChar w:fldCharType="end"/>
            </w:r>
          </w:hyperlink>
        </w:p>
        <w:p ns2:paraId="027DE506" ns2:textId="6A908C27" w:rsidR="00F371CB" w:rsidRDefault="00F371CB">
          <w:pPr>
            <w:pStyle w:val="TOC1"/>
            <w:tabs>
              <w:tab w:val="right" w:leader="dot" w:pos="9016"/>
            </w:tabs>
            <w:rPr>
              <w:rFonts w:asciiTheme="minorHAnsi" w:eastAsiaTheme="minorEastAsia" w:hAnsiTheme="minorHAnsi" w:cstheme="minorBidi"/>
              <w:noProof/>
              <w:kern w:val="2"/>
              <w:lang w:val="en-IE" w:eastAsia="en-IE"/>
              <ns2:ligatures ns2:val="standardContextual"/>
            </w:rPr>
          </w:pPr>
          <w:hyperlink w:anchor="_Toc233037951" w:history="1">
            <w:r w:rsidRPr="00560815">
              <w:rPr>
                <w:rStyle w:val="Hyperlink"/>
                <w:noProof/>
              </w:rPr>
              <w:t>References</w:t>
            </w:r>
            <w:r>
              <w:rPr>
                <w:noProof/>
                <w:webHidden/>
              </w:rPr>
              <w:tab/>
            </w:r>
            <w:r>
              <w:rPr>
                <w:noProof/>
                <w:webHidden/>
              </w:rPr>
              <w:fldChar w:fldCharType="begin"/>
            </w:r>
            <w:r>
              <w:rPr>
                <w:noProof/>
                <w:webHidden/>
              </w:rPr>
              <w:instrText xml:space="preserve"> PAGEREF _Toc233037951 \h </w:instrText>
            </w:r>
            <w:r>
              <w:rPr>
                <w:noProof/>
                <w:webHidden/>
              </w:rPr>
            </w:r>
            <w:r>
              <w:rPr>
                <w:noProof/>
                <w:webHidden/>
              </w:rPr>
              <w:fldChar w:fldCharType="separate"/>
            </w:r>
            <w:r w:rsidR="00A078C3">
              <w:rPr>
                <w:noProof/>
                <w:webHidden/>
              </w:rPr>
              <w:t>50</w:t>
            </w:r>
            <w:r>
              <w:rPr>
                <w:noProof/>
                <w:webHidden/>
              </w:rPr>
              <w:fldChar w:fldCharType="end"/>
            </w:r>
          </w:hyperlink>
        </w:p>
        <w:p ns2:paraId="70B9A9C9" ns2:textId="32C7C93C" w:rsidR="00D558C7" w:rsidRDefault="00D558C7">
          <w:r>
            <w:rPr>
              <w:b/>
              <w:bCs/>
              <w:noProof/>
            </w:rPr>
            <w:fldChar w:fldCharType="end"/>
          </w:r>
        </w:p>
      </w:sdtContent>
    </w:sdt>
    <w:p ns2:paraId="6CEB4795" ns2:textId="77777777" w:rsidR="000E75A3" w:rsidRDefault="000E75A3">
      <w:pPr>
        <w:pStyle w:val="Heading1"/>
        <w:spacing w:after="120"/>
      </w:pPr>
    </w:p>
    <w:p ns2:paraId="63EC22C8" ns2:textId="77777777" w:rsidR="000246D0" w:rsidRDefault="000246D0">
      <w:pPr>
        <w:pStyle w:val="Heading1"/>
        <w:spacing w:after="120"/>
      </w:pPr>
      <w:bookmarkStart w:id="23" w:name="_Toc233037916"/>
    </w:p>
    <w:p ns2:paraId="3218F8AF" ns2:textId="58F5AC9F" w:rsidR="00E91563" w:rsidRPr="00C412B1" w:rsidRDefault="00000000">
      <w:pPr>
        <w:pStyle w:val="Heading1"/>
        <w:spacing w:after="120"/>
        <w:rPr>
          <w:lang w:val="en-US"/>
        </w:rPr>
      </w:pPr>
      <w:r w:rsidRPr="00C412B1">
        <w:rPr>
          <w:lang w:val="en-US"/>
        </w:rPr>
        <w:t>1 Introduction</w:t>
      </w:r>
      <w:bookmarkEnd w:id="23"/>
    </w:p>
    <w:p ns2:paraId="030914F0" ns2:textId="77777777" w:rsidR="00E91563" w:rsidRPr="00C412B1" w:rsidRDefault="00000000">
      <w:pPr>
        <w:pStyle w:val="BodyTextFirstIndent"/>
        <w:rPr>
          <w:lang w:val="en-US"/>
        </w:rPr>
      </w:pPr>
      <w:r>
        <w:t xml:space="preserve">Operational anomalies are a persistent issue in modern district-heating networks because substations operate continuously and their behaviour changes with demand, control settings, season, and data quality. At the same time, modern substations produce large amounts of operational time-series data that can be used for monitoring. This creates a clear methodological need: to take advantage of available substation data to detect unusual or inefficient operation even when confirmed fault labels are sparse, incomplete, or unavailable. In this setting, anomaly detection is a pragmatic alternative because it identifies data points and periods that deviate from historically learned behaviour without requiring a fully labelled fault dataset [2, 3].</w:t>
      </w:r>
    </w:p>
    <w:p ns2:paraId="0E74F9FB" ns2:textId="77777777" w:rsidR="00944451" w:rsidRPr="00C412B1" w:rsidRDefault="00000000">
      <w:pPr>
        <w:pStyle w:val="Heading2"/>
        <w:rPr>
          <w:lang w:val="en-US"/>
        </w:rPr>
      </w:pPr>
      <w:bookmarkStart w:id="25" w:name="_Toc233037917"/>
      <w:r w:rsidRPr="00C412B1">
        <w:rPr>
          <w:lang w:val="en-US"/>
        </w:rPr>
        <w:t>1.1 Problem setting</w:t>
      </w:r>
      <w:bookmarkEnd w:id="25"/>
    </w:p>
    <w:p ns2:paraId="38A6CDE8" ns2:textId="77777777" w:rsidR="00944451" w:rsidRPr="00C412B1" w:rsidRDefault="00000000">
      <w:pPr>
        <w:pStyle w:val="BodyText"/>
        <w:rPr>
          <w:lang w:val="en-US"/>
        </w:rPr>
      </w:pPr>
      <w:r>
        <w:t xml:space="preserve">District-heating systems distribute thermal energy from centralized production to connected buildings through a shared network of pipes, heat exchangers, and local substations. At substation level, supply temperature, return temperature, flow rate, and power together describe how heat is transferred from the network side to the building side. This makes monitoring inherently multivariate: inefficient or abnormal operation may appear through elevated return temperature, weak temperature difference, unstable flow, or a combination of these effects.</w:t>
      </w:r>
    </w:p>
    <w:p ns2:paraId="7235FED7" ns2:textId="77777777" w:rsidR="00944451" w:rsidRPr="00C412B1" w:rsidRDefault="00000000">
      <w:pPr>
        <w:pStyle w:val="Heading2"/>
        <w:rPr>
          <w:lang w:val="en-US"/>
        </w:rPr>
      </w:pPr>
      <w:bookmarkStart w:id="27" w:name="_Toc233037918"/>
      <w:r w:rsidRPr="00C412B1">
        <w:rPr>
          <w:lang w:val="en-US"/>
        </w:rPr>
        <w:t>1.2 Ethics and sustainability</w:t>
      </w:r>
      <w:bookmarkEnd w:id="27"/>
    </w:p>
    <w:p ns2:paraId="1C7E7BD6" ns2:textId="77777777" w:rsidR="00944451" w:rsidRPr="00C412B1" w:rsidRDefault="00000000">
      <w:pPr>
        <w:pStyle w:val="BodyText"/>
        <w:rPr>
          <w:lang w:val="en-US"/>
        </w:rPr>
      </w:pPr>
      <w:r w:rsidRPr="00C412B1">
        <w:rPr>
          <w:lang w:val="en-US"/>
        </w:rPr>
        <w:t xml:space="preserve">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[19, 20]. Better monitoring therefore has a </w:t>
      </w:r>
      <w:r w:rsidRPr="00C412B1">
        <w:rPr>
          <w:lang w:val="en-US"/>
        </w:rPr>
        <w:lastRenderedPageBreak/>
        <w:t>practical sustainability role: it can help prioritize the building periods where wasted energy, poor control behaviour, or maintenance-relevant inefficiency are most likely to occur.</w:t>
      </w:r>
    </w:p>
    <w:p ns2:paraId="3B6192CA" ns2:textId="77777777" w:rsidR="00944451" w:rsidRPr="00C412B1" w:rsidRDefault="00000000">
      <w:pPr>
        <w:pStyle w:val="BodyText"/>
        <w:rPr>
          <w:lang w:val="en-US"/>
        </w:rPr>
      </w:pPr>
      <w:r w:rsidRPr="00C412B1">
        <w:rPr>
          <w:lang w:val="en-US"/>
        </w:rPr>
        <w:t>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[7, 11]. The ethical goal is therefore not blind automation, but responsible decision support: more transparent monitoring, better prioritization, and more accountable interpretation of abnormal behaviour.</w:t>
      </w:r>
    </w:p>
    <w:p ns2:paraId="29492541" ns2:textId="77777777" w:rsidR="00944451" w:rsidRPr="00C412B1" w:rsidRDefault="00000000">
      <w:pPr>
        <w:pStyle w:val="Heading2"/>
        <w:rPr>
          <w:lang w:val="en-US"/>
        </w:rPr>
      </w:pPr>
      <w:bookmarkStart w:id="28" w:name="_Toc233037919"/>
      <w:r w:rsidRPr="00C412B1">
        <w:rPr>
          <w:lang w:val="en-US"/>
        </w:rPr>
        <w:t>1.3 Quantitative and qualitative analysis</w:t>
      </w:r>
      <w:bookmarkEnd w:id="28"/>
    </w:p>
    <w:p ns2:paraId="7626E83B" ns2:textId="77777777" w:rsidR="00944451" w:rsidRPr="00C412B1" w:rsidRDefault="00000000">
      <w:pPr>
        <w:pStyle w:val="BodyText"/>
        <w:rPr>
          <w:lang w:val="en-US"/>
        </w:rPr>
      </w:pPr>
      <w:r w:rsidRPr="00C412B1">
        <w:rPr>
          <w:lang w:val="en-US"/>
        </w:rPr>
        <w:t>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with the supervisor. This combination is necessary because the available dataset does not support fully labelled benchmark evaluation. Quantitative results show where the detector reacts; qualitative review is needed to judge whether those reactions are meaningful.</w:t>
      </w:r>
    </w:p>
    <w:p ns2:paraId="4DA8136C" ns2:textId="77777777" w:rsidR="00944451" w:rsidRPr="00C412B1" w:rsidRDefault="00000000">
      <w:pPr>
        <w:pStyle w:val="Heading2"/>
        <w:rPr>
          <w:lang w:val="en-US"/>
        </w:rPr>
      </w:pPr>
      <w:bookmarkStart w:id="29" w:name="_Toc233037920"/>
      <w:r w:rsidRPr="00C412B1">
        <w:rPr>
          <w:lang w:val="en-US"/>
        </w:rPr>
        <w:t>1.4 Thesis aim and research questions</w:t>
      </w:r>
      <w:bookmarkEnd w:id="29"/>
    </w:p>
    <w:p ns2:paraId="43FDF6F8" ns2:textId="77777777" w:rsidR="00E91563" w:rsidRPr="00C412B1" w:rsidRDefault="00000000">
      <w:pPr>
        <w:pStyle w:val="BodyText"/>
        <w:rPr>
          <w:lang w:val="en-US"/>
        </w:rPr>
      </w:pPr>
      <w: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a reference encoder-assisted clustering methodology for district-heating fault detection [1].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w:t>
      </w:r>
    </w:p>
    <w:p ns2:paraId="00F84EAE" ns2:textId="77777777" w:rsidR="009D62A0" w:rsidRPr="00C412B1" w:rsidRDefault="00000000">
      <w:pPr>
        <w:pStyle w:val="BodyText"/>
        <w:rPr>
          <w:lang w:val="en-US"/>
        </w:rPr>
      </w:pPr>
      <w:r w:rsidRPr="00C412B1">
        <w:rPr>
          <w:lang w:val="en-US"/>
        </w:rP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ns2:paraId="50EF20BB" ns2:textId="77777777" w:rsidR="005D0A71" w:rsidRPr="00C412B1" w:rsidRDefault="00000000">
      <w:pPr>
        <w:pStyle w:val="BodyText"/>
        <w:rPr>
          <w:lang w:val="en-US"/>
        </w:rPr>
      </w:pPr>
      <w:r w:rsidRPr="00C412B1">
        <w:rPr>
          <w:lang w:val="en-US"/>
        </w:rPr>
        <w:t>A clear research gap follows from this comparison. Much of the strongest recent work either assumes a larger peer population for comparison, access to cleaner labelled maintenance events, or an evaluation setup built around benchmark-style metrics [1, 5, 7, 8].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ns2:paraId="00C796A2" ns2:textId="77777777" w:rsidR="00E91563" w:rsidRPr="00C412B1" w:rsidRDefault="00000000">
      <w:pPr>
        <w:pStyle w:val="BodyText"/>
        <w:rPr>
          <w:lang w:val="en-US"/>
        </w:rPr>
      </w:pPr>
      <w:r w:rsidRPr="00C412B1">
        <w:rPr>
          <w:b/>
          <w:lang w:val="en-US"/>
        </w:rPr>
        <w:t>The main research question is:</w:t>
      </w:r>
    </w:p>
    <w:p ns2:paraId="03EA64A0" ns2:textId="1DF49C85" w:rsidR="00E91563" w:rsidRPr="00C412B1" w:rsidRDefault="00000000">
      <w:pPr>
        <w:pStyle w:val="BodyText"/>
        <w:rPr>
          <w:lang w:val="en-US"/>
        </w:rPr>
      </w:pPr>
      <w:r>
        <w:t xml:space="preserve">Can a reconstruction-based anomaly-detection methodology identify interpretable abnormal operating periods in district-heating substations when complete fault labels are unavailable?</w:t>
      </w:r>
    </w:p>
    <w:p ns2:paraId="52230233" ns2:textId="77777777" w:rsidR="00E91563" w:rsidRPr="00C412B1" w:rsidRDefault="00000000">
      <w:pPr>
        <w:pStyle w:val="BodyText"/>
        <w:rPr>
          <w:lang w:val="en-US"/>
        </w:rPr>
      </w:pPr>
      <w:r w:rsidRPr="00C412B1">
        <w:rPr>
          <w:lang w:val="en-US"/>
        </w:rPr>
        <w:t>The thesis also addresses the following supporting questions:</w:t>
      </w:r>
    </w:p>
    <w:p ns2:paraId="24184D15" ns2:textId="1FF87AB4" w:rsidR="00E91563" w:rsidRPr="00C412B1" w:rsidDel="00F014E0" w:rsidRDefault="00000000">
      <w:pPr>
        <w:pStyle w:val="BodyText"/>
        <w:spacing w:after="40"/>
        <w:rPr>
          <w:del w:id="34" w:author="Mustapha Habib" w:date="2026-06-29T10:15:00Z" ns4:dateUtc="2026-06-29T08:15:00Z"/>
          <w:lang w:val="en-US"/>
        </w:rPr>
      </w:pPr>
      <w:del w:id="36" w:author="Mustapha Habib" w:date="2026-06-29T10:15:00Z" ns4:dateUtc="2026-06-29T08:15:00Z">
        <w:r w:rsidRPr="00C412B1" w:rsidDel="00F014E0">
          <w:rPr>
            <w:lang w:val="en-US"/>
          </w:rPr>
          <w:delText>How should the derived flow feature be handled when small temperature differences cause numerical instability?</w:delText>
        </w:r>
      </w:del>
      <w:r w:rsidR="00F014E0" w:rsidRPr="00C412B1">
        <w:rPr>
          <w:rStyle w:val="CommentReference"/>
          <w:sz w:val="24"/>
          <w:szCs w:val="24"/>
          <w:lang w:val="en-US"/>
        </w:rPr>
      </w:r>
    </w:p>
    <w:p ns2:paraId="5351DE18" ns2:textId="1C0791C1" w:rsidR="00E91563" w:rsidRPr="00C412B1" w:rsidDel="00D42BA2" w:rsidRDefault="00000000">
      <w:pPr>
        <w:pStyle w:val="BodyText"/>
        <w:spacing w:after="40"/>
        <w:rPr>
          <w:del w:id="37" w:author="Mustapha Habib" w:date="2026-06-29T10:15:00Z" ns4:dateUtc="2026-06-29T08:15:00Z"/>
          <w:lang w:val="en-US"/>
        </w:rPr>
      </w:pPr>
      <w:del w:id="39" w:author="Mustapha Habib" w:date="2026-06-29T10:15:00Z" ns4:dateUtc="2026-06-29T08:15:00Z">
        <w:r w:rsidRPr="00C412B1" w:rsidDel="00D42BA2">
          <w:rPr>
            <w:lang w:val="en-US"/>
          </w:rPr>
          <w:delText>How does a reconstruction-based detector compare with a simple engineering low delta-T baseline?</w:delText>
        </w:r>
      </w:del>
      <w:r w:rsidR="00D42BA2" w:rsidRPr="00C412B1">
        <w:rPr>
          <w:rStyle w:val="CommentReference"/>
          <w:sz w:val="24"/>
          <w:szCs w:val="24"/>
          <w:lang w:val="en-US"/>
        </w:rPr>
      </w:r>
    </w:p>
    <w:p ns2:paraId="06C212CB" ns2:textId="77777777" w:rsidR="00E91563" w:rsidRPr="00C412B1" w:rsidRDefault="00000000">
      <w:pPr>
        <w:pStyle w:val="BodyText"/>
        <w:spacing w:after="40"/>
        <w:rPr>
          <w:lang w:val="en-US"/>
        </w:rPr>
      </w:pPr>
      <w:r>
        <w:t xml:space="preserve">What is the impact of changing the configuration settings of the proposed methodology on the expected anomaly-detection results?</w:t>
      </w:r>
    </w:p>
    <w:p ns2:paraId="5E57A194" ns2:textId="12BDD1D3" w:rsidR="00E91563" w:rsidRPr="00C412B1" w:rsidRDefault="00000000">
      <w:pPr>
        <w:pStyle w:val="BodyText"/>
        <w:spacing w:after="40"/>
        <w:rPr>
          <w:lang w:val="en-US"/>
        </w:rPr>
      </w:pPr>
      <w:r>
        <w:t xml:space="preserve">Can clustering support interpretation in a small district-heating case study where the number of studied substations is limited?</w:t>
      </w:r>
    </w:p>
    <w:p ns2:paraId="62DE8E91" ns2:textId="2FFAA292" w:rsidR="00E91563" w:rsidRPr="00C412B1" w:rsidRDefault="00000000">
      <w:pPr>
        <w:pStyle w:val="BodyText"/>
        <w:rPr>
          <w:lang w:val="en-US"/>
        </w:rPr>
      </w:pPr>
      <w:r>
        <w:t xml:space="preserve">The main contributions of the thesis are threefold. First, it adapts a reconstruction-based anomaly detector to a small district-heating setting with limited labels using autoencoders. Second, it introduces a feature-level interpretation view that attributes anomalies to supply temperature, return temperature, or the flow-rate 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reference encoder-assisted clustering methodology. Chapter 3 presents the anomaly-detection methodology. Chapter 4 summarizes the experimental results. Chapter 5 discusses interpretation, limitations, and implications for live deployment. Chapter 6 concludes the thesis and outlines future work.</w:t>
      </w:r>
    </w:p>
    <w:p ns2:paraId="0F104EC9" ns2:textId="77777777" w:rsidR="00E91563" w:rsidRPr="00C412B1" w:rsidRDefault="00000000">
      <w:pPr>
        <w:pStyle w:val="Heading1"/>
        <w:spacing w:after="120"/>
        <w:rPr>
          <w:lang w:val="en-US"/>
        </w:rPr>
      </w:pPr>
      <w:bookmarkStart w:id="46" w:name="_Toc233037921"/>
      <w:r w:rsidRPr="00C412B1">
        <w:rPr>
          <w:lang w:val="en-US"/>
        </w:rPr>
        <w:t>2 Background</w:t>
      </w:r>
      <w:bookmarkEnd w:id="46"/>
    </w:p>
    <w:p ns2:paraId="7FAB1D07" ns2:textId="77777777" w:rsidR="00E91563" w:rsidRPr="00C412B1" w:rsidRDefault="00000000">
      <w:pPr>
        <w:pStyle w:val="Heading2"/>
        <w:spacing w:before="160" w:after="120"/>
        <w:rPr>
          <w:lang w:val="en-US"/>
        </w:rPr>
      </w:pPr>
      <w:bookmarkStart w:id="47" w:name="_Toc233037922"/>
      <w:r w:rsidRPr="00C412B1">
        <w:rPr>
          <w:lang w:val="en-US"/>
        </w:rPr>
        <w:t>2.1 District-heating anomaly detection</w:t>
      </w:r>
      <w:bookmarkEnd w:id="47"/>
    </w:p>
    <w:p ns2:paraId="62859598" ns2:textId="77777777" w:rsidR="00E91563" w:rsidRPr="00C412B1" w:rsidRDefault="00000000">
      <w:pPr>
        <w:pStyle w:val="BodyTextFirstIndent"/>
        <w:rPr>
          <w:lang w:val="en-US"/>
        </w:rPr>
      </w:pPr>
      <w:r w:rsidRPr="00C412B1">
        <w:rPr>
          <w:lang w:val="en-US"/>
        </w:rPr>
        <w:t>District-heating systems transport thermal energy from a central production source to buildings through a pipe network and local substations [19].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[5, 6].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[21].</w:t>
      </w:r>
    </w:p>
    <w:p ns2:paraId="39C8D265" ns2:textId="77777777" w:rsidR="005D0A71" w:rsidRPr="00C412B1" w:rsidRDefault="00000000">
      <w:pPr>
        <w:pStyle w:val="BodyText"/>
        <w:rPr>
          <w:lang w:val="en-US"/>
        </w:rPr>
      </w:pPr>
      <w:r w:rsidRPr="00C412B1">
        <w:rPr>
          <w:lang w:val="en-US"/>
        </w:rPr>
        <w:t>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[2, 8]. This is directly relevant for district-heating data, where many suspicious periods can be recognized by operators as unusual without being linked to a single confirmed fault label.</w:t>
      </w:r>
    </w:p>
    <w:p ns2:paraId="683C2EED" ns2:textId="77777777" w:rsidR="005D0A71" w:rsidRPr="00C412B1" w:rsidRDefault="00000000">
      <w:pPr>
        <w:pStyle w:val="BodyText"/>
        <w:rPr>
          <w:lang w:val="en-US"/>
        </w:rPr>
      </w:pPr>
      <w:r w:rsidRPr="00C412B1">
        <w:rPr>
          <w:lang w:val="en-US"/>
        </w:rPr>
        <w:t>District-heating-specific studies also span several different problem formulations. Calikus et al. study data-driven heat-load patterns and show that operational behaviour can be meaningfully grouped even before explicit fault labels are introduced [6]. SHEDAD moves further toward anomaly detection by building neighborhood-aware comparisons between substations and isolating anomalous supply-temperature and performance behaviour in larger urban networks [5]. More recently, Roelofs et al. highlight the value of labelled service data and event-based evaluation for predictive maintenance, which is especially relevant for understanding what this thesis can and cannot validate with its current historical dataset [7].</w:t>
      </w:r>
    </w:p>
    <w:p ns2:paraId="67E129D0" ns2:textId="77777777" w:rsidR="00E91563" w:rsidRPr="00C412B1" w:rsidRDefault="00000000">
      <w:pPr>
        <w:pStyle w:val="Heading2"/>
        <w:spacing w:before="160" w:after="120"/>
        <w:rPr>
          <w:lang w:val="en-US"/>
        </w:rPr>
      </w:pPr>
      <w:r>
        <w:t xml:space="preserve">2.2 Reference encoder-assisted clustering method</w:t>
      </w:r>
    </w:p>
    <w:p ns2:paraId="440E0A19" ns2:textId="77777777" w:rsidR="00E91563" w:rsidRPr="00C412B1" w:rsidRDefault="00000000">
      <w:pPr>
        <w:pStyle w:val="BodyTextFirstIndent"/>
        <w:rPr>
          <w:lang w:val="en-US"/>
        </w:rPr>
      </w:pPr>
      <w:r>
        <w:t xml:space="preserve">The reference method proposes a hierarchical, encoder-assisted clustering approach for fault detection in district-heating substations [1]. Its central idea is to transform time-series observations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that framing, the encoder is not only a compression device. It is also a way to produce a representation on which clustering becomes more meaningful than on raw high-dimensional measurements.</w:t>
      </w:r>
    </w:p>
    <w:p ns2:paraId="69A62C62" ns2:textId="77777777" w:rsidR="00E91563" w:rsidRPr="00C412B1" w:rsidRDefault="00000000">
      <w:pPr>
        <w:pStyle w:val="BodyText"/>
        <w:rPr>
          <w:lang w:val="en-US"/>
        </w:rPr>
      </w:pPr>
      <w:r>
        <w:t xml:space="preserve">In this thesis, the reference method remains a methodological starting point rather than a blueprint copied without modification. The available dataset contains far fewer usable consumer sheets than the reference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w:t>
      </w:r>
    </w:p>
    <w:p ns2:paraId="27019A7F" ns2:textId="77777777" w:rsidR="00FB222B" w:rsidRPr="00C412B1" w:rsidRDefault="00000000">
      <w:pPr>
        <w:pStyle w:val="Heading2"/>
        <w:rPr>
          <w:lang w:val="en-US"/>
        </w:rPr>
      </w:pPr>
      <w:bookmarkStart w:id="51" w:name="_Toc233037924"/>
      <w:r w:rsidRPr="00C412B1">
        <w:rPr>
          <w:lang w:val="en-US"/>
        </w:rPr>
        <w:t>2.3 Supervised and unsupervised fault detection</w:t>
      </w:r>
      <w:bookmarkEnd w:id="51"/>
    </w:p>
    <w:p ns2:paraId="0390CD63" ns2:textId="77777777" w:rsidR="00FB222B" w:rsidRPr="003D22B2" w:rsidRDefault="00000000">
      <w:pPr>
        <w:pStyle w:val="BodyText"/>
        <w:rPr>
          <w:lang w:val="en-US"/>
        </w:rPr>
      </w:pPr>
      <w:r w:rsidRPr="00C412B1">
        <w:rPr>
          <w:lang w:val="en-US"/>
        </w:rPr>
        <w:t xml:space="preserve">A useful distinction for this thesis is the difference between supervised and unsupervised fault detection. In a supervised setting, the training data contain reliable labels that state which observations correspond to known fault classes and which correspond to normal 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[10, 12]. </w:t>
      </w:r>
      <w:r w:rsidRPr="003D22B2">
        <w:rPr>
          <w:lang w:val="en-US"/>
        </w:rPr>
        <w:t>Older outlier-detection work provides the statistical background for that same problem setting [22].</w:t>
      </w:r>
    </w:p>
    <w:p ns2:paraId="6523FADF" ns2:textId="77777777" w:rsidR="00FB222B" w:rsidRPr="003D22B2" w:rsidRDefault="00000000">
      <w:pPr>
        <w:pStyle w:val="BodyText"/>
        <w:rPr>
          <w:lang w:val="en-US"/>
        </w:rPr>
      </w:pPr>
      <w:r w:rsidRPr="003D22B2">
        <w:rPr>
          <w:lang w:val="en-US"/>
        </w:rPr>
        <w:t xml:space="preserve">The present project does not have that kind of labelled dataset. Most windows in the historical data are unlabeled, and even suspicious periods are usually not tied to a confirmed </w:t>
      </w:r>
      <w:r w:rsidRPr="003D22B2">
        <w:rPr>
          <w:lang w:val="en-US"/>
        </w:rPr>
        <w:lastRenderedPageBreak/>
        <w:t>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[11, 23].</w:t>
      </w:r>
    </w:p>
    <w:p ns2:paraId="305C27C9" ns2:textId="77777777" w:rsidR="00E91563" w:rsidRPr="003D22B2" w:rsidRDefault="00000000">
      <w:pPr>
        <w:pStyle w:val="Heading2"/>
        <w:spacing w:before="160" w:after="120"/>
        <w:rPr>
          <w:lang w:val="en-US"/>
        </w:rPr>
      </w:pPr>
      <w:bookmarkStart w:id="52" w:name="_Toc233037925"/>
      <w:r w:rsidRPr="003D22B2">
        <w:rPr>
          <w:lang w:val="en-US"/>
        </w:rPr>
        <w:t>2.4 Reconstruction-based anomaly detection</w:t>
      </w:r>
      <w:bookmarkEnd w:id="52"/>
    </w:p>
    <w:p ns2:paraId="5A6F1DA3" ns2:textId="77777777" w:rsidR="00E91563" w:rsidRPr="003D22B2" w:rsidRDefault="00000000">
      <w:pPr>
        <w:pStyle w:val="BodyTextFirstIndent"/>
        <w:rPr>
          <w:lang w:val="en-US"/>
        </w:rPr>
      </w:pPr>
      <w:r w:rsidRPr="003D22B2">
        <w:rPr>
          <w:lang w:val="en-US"/>
        </w:rPr>
        <w:t>An autoencoder is a neural network trained to reproduce its own input at the output layer [4].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ns2:paraId="73D0EB53" ns2:textId="77777777" w:rsidR="005D0A71" w:rsidRPr="003D22B2" w:rsidRDefault="00000000">
      <w:pPr>
        <w:pStyle w:val="BodyText"/>
        <w:rPr>
          <w:lang w:val="en-US"/>
        </w:rPr>
      </w:pPr>
      <w:r w:rsidRPr="003D22B2">
        <w:rPr>
          <w:lang w:val="en-US"/>
        </w:rPr>
        <w:t>Explainability is also an active topic in the autoencoder literature. Recent work on robust and explainable unsupervised autoencoders argues that reconstruction-based detectors become more useful when the anomaly score can be decomposed into understandable temporal or feature-level contributions rather than being treated as a single opaque number [9]. That argument aligns closely with the design choice in this thesis to inspect per-feature reconstruction errors and dominant-feature labels after each window is flagged.</w:t>
      </w:r>
    </w:p>
    <w:p ns2:paraId="30E0CBAF" ns2:textId="77777777" w:rsidR="00E91563" w:rsidRPr="003D22B2" w:rsidRDefault="00000000">
      <w:pPr>
        <w:pStyle w:val="Heading2"/>
        <w:spacing w:before="160" w:after="120"/>
        <w:rPr>
          <w:lang w:val="en-US"/>
        </w:rPr>
      </w:pPr>
      <w:bookmarkStart w:id="53" w:name="_Toc233037926"/>
      <w:r w:rsidRPr="003D22B2">
        <w:rPr>
          <w:lang w:val="en-US"/>
        </w:rPr>
        <w:t>2.5 Physics-informed feature construction</w:t>
      </w:r>
      <w:bookmarkEnd w:id="53"/>
    </w:p>
    <w:p ns2:paraId="3AF2CE38" ns2:textId="77777777" w:rsidR="00E91563" w:rsidRPr="003D22B2" w:rsidRDefault="00000000">
      <w:pPr>
        <w:pStyle w:val="BodyTextFirstIndent"/>
        <w:rPr>
          <w:lang w:val="en-US"/>
        </w:rPr>
      </w:pPr>
      <w:r w:rsidRPr="003D22B2">
        <w:rPr>
          <w:lang w:val="en-US"/>
        </w:rPr>
        <w:t>The third input channel is motivated by the thermal balance relationship between power, temperature difference, and flow. In simplified form, the relation can be written as:</w:t>
      </w:r>
    </w:p>
    <w:p ns2:paraId="0FDE056D" ns2:textId="77777777" w:rsidR="00E91563" w:rsidRPr="003D22B2" w:rsidRDefault="00000000">
      <w:pPr>
        <w:pStyle w:val="BodyText"/>
        <w:jc w:val="center"/>
        <w:rPr>
          <w:lang w:val="en-US"/>
        </w:rPr>
      </w:pPr>
      <w:r>
        <w:t xml:space="preserve">Q = m_dot c_p (T_s - T_r)    (1)</w:t>
      </w:r>
    </w:p>
    <w:p ns2:paraId="5382DA39" ns2:textId="77777777" w:rsidR="00E91563" w:rsidRPr="003D22B2" w:rsidRDefault="00615D42">
      <w:pPr>
        <w:pStyle w:val="BodyText"/>
        <w:rPr>
          <w:lang w:val="en-US"/>
        </w:rPr>
      </w:pPr>
      <w:r>
        <w:t xml:space="preserve">where Q is thermal power, m_dot is the measured mass flow rate, c_p is the specific heat capacity of water, T_s is supply temperature, and T_r is return temperature. This relationship links the thermal and hydraulic sides of substation operation and explains why the flow-rate channel is useful for anomaly detection. Unusual heat-transfer behaviour may not be fully visible from temperature signals alone, so the model uses temperature and flow-rate measurements jointly.</w:t>
      </w:r>
    </w:p>
    <w:p ns2:paraId="5DFA9C50" ns2:textId="77777777" w:rsidR="009D62A0" w:rsidRPr="003D22B2" w:rsidRDefault="00000000">
      <w:pPr>
        <w:pStyle w:val="BodyText"/>
        <w:rPr>
          <w:lang w:val="en-US"/>
        </w:rPr>
      </w:pPr>
      <w:r w:rsidRPr="003D22B2">
        <w:rPr>
          <w:lang w:val="en-US"/>
        </w:rP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ns2:paraId="724BA092" ns2:textId="77777777" w:rsidR="00A479AE" w:rsidRPr="003D22B2" w:rsidRDefault="00000000">
      <w:pPr>
        <w:pStyle w:val="Heading2"/>
        <w:rPr>
          <w:lang w:val="en-US"/>
        </w:rPr>
      </w:pPr>
      <w:bookmarkStart w:id="56" w:name="_Toc233037927"/>
      <w:r w:rsidRPr="003D22B2">
        <w:rPr>
          <w:lang w:val="en-US"/>
        </w:rPr>
        <w:t>2.6 Related work positioning</w:t>
      </w:r>
      <w:bookmarkEnd w:id="56"/>
    </w:p>
    <w:p ns2:paraId="5A5BF660" ns2:textId="77777777" w:rsidR="00A479AE" w:rsidRPr="003D22B2" w:rsidRDefault="00000000">
      <w:pPr>
        <w:pStyle w:val="BodyText"/>
        <w:rPr>
          <w:lang w:val="en-US"/>
        </w:rPr>
      </w:pPr>
      <w:r w:rsidRPr="003D22B2">
        <w:rPr>
          <w:lang w:val="en-US"/>
        </w:rPr>
        <w:t>The thesis sits at the intersection of three research lines. The first is classical anomaly and novelty detection, where the main question is how to identify rare or abnormal observations without assuming that all possible fault classes are known in advance [10, 12]. Older outlier-detection work provides the statistical framing behind that problem class [22]. The second is unsupervised time-series anomaly detection, where reconstruction models are used to learn normal temporal structure and assign anomaly scores from reconstruction failure [8, 9]. Later autoencoder-based and sequence-based studies show how this idea is implemented in practice [14, 15, 16, 17]. The third is district-heating-specific monitoring, where physical interpretation, efficiency loss, and operational validation matter as much as statistical detection performance. In this thesis, that line of work is represented by HEAT [1], by data-driven grouping of operational behavior [6], by neighborhood-based anomaly detection [5], and by more recent service-validated evaluation work [7].</w:t>
      </w:r>
    </w:p>
    <w:p ns2:paraId="1507AC1A" ns2:textId="77777777" w:rsidR="00A479AE" w:rsidRPr="003D22B2" w:rsidRDefault="00000000">
      <w:pPr>
        <w:pStyle w:val="BodyText"/>
        <w:rPr>
          <w:lang w:val="en-US"/>
        </w:rPr>
      </w:pPr>
      <w:r w:rsidRPr="003D22B2">
        <w:rPr>
          <w:lang w:val="en-US"/>
        </w:rP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ns2:paraId="62621226" ns2:textId="77777777" w:rsidR="00A479AE" w:rsidRPr="003D22B2" w:rsidRDefault="00000000">
      <w:pPr>
        <w:pStyle w:val="BodyText"/>
        <w:rPr>
          <w:lang w:val="en-US"/>
        </w:rPr>
      </w:pPr>
      <w:r>
        <w:t xml:space="preserve">Compared with the reference encoder-assisted clustering method, the main methodological difference is scale. HEAT is strongest when a larger population of substations supports peer-based comparison and clustering. In the present project, the smaller number of usable buildings makes pure peer comparison less reliable as a primary detector. For that reason, the thesis gives reconstruction against each building's own historical behavior the central role, while still retaining clustering as a secondary interpretation layer. This keeps the work aligned with the spirit of HEAT while adapting it to the actual statistical structure of the available data.</w:t>
      </w:r>
    </w:p>
    <w:p ns2:paraId="675F1830" ns2:textId="77777777" w:rsidR="00E91563" w:rsidRPr="003D22B2" w:rsidRDefault="00000000">
      <w:pPr>
        <w:pStyle w:val="Heading1"/>
        <w:spacing w:after="120"/>
        <w:rPr>
          <w:lang w:val="en-US"/>
        </w:rPr>
      </w:pPr>
      <w:bookmarkStart w:id="57" w:name="_Toc233037928"/>
      <w:r w:rsidRPr="003D22B2">
        <w:rPr>
          <w:lang w:val="en-US"/>
        </w:rPr>
        <w:t>3 Method</w:t>
      </w:r>
      <w:bookmarkEnd w:id="57"/>
    </w:p>
    <w:p ns2:paraId="462FE837" ns2:textId="77777777" w:rsidR="00E91563" w:rsidRPr="003D22B2" w:rsidRDefault="00000000">
      <w:pPr>
        <w:pStyle w:val="Heading2"/>
        <w:spacing w:before="160" w:after="120"/>
        <w:rPr>
          <w:lang w:val="en-US"/>
        </w:rPr>
      </w:pPr>
      <w:bookmarkStart w:id="58" w:name="_Toc233037929"/>
      <w:r w:rsidRPr="003D22B2">
        <w:rPr>
          <w:lang w:val="en-US"/>
        </w:rPr>
        <w:t>3.1 Overview</w:t>
      </w:r>
      <w:bookmarkEnd w:id="58"/>
    </w:p>
    <w:p ns2:paraId="36EC6CB5" ns2:textId="77777777" w:rsidR="00D33D34" w:rsidRPr="003D22B2" w:rsidRDefault="00000000">
      <w:pPr>
        <w:pStyle w:val="BodyText"/>
        <w:rPr>
          <w:lang w:val="en-US"/>
        </w:rPr>
      </w:pPr>
      <w:r w:rsidRPr="003D22B2">
        <w:rPr>
          <w:lang w:val="en-US"/>
        </w:rP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ns2:paraId="271336B8" ns2:textId="77777777" w:rsidR="00E91563" w:rsidRPr="003D22B2" w:rsidRDefault="00000000">
      <w:pPr>
        <w:pStyle w:val="BodyTextFirstIndent"/>
        <w:rPr>
          <w:lang w:val="en-US"/>
        </w:rPr>
      </w:pPr>
      <w:r w:rsidRPr="003D22B2">
        <w:rPr>
          <w:lang w:val="en-US"/>
        </w:rP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ns2:paraId="2726F7F4" ns2:textId="77777777" w:rsidR="00E91563" w:rsidRDefault="00000000" w:rsidP="00AE10C0">
      <w:pPr>
        <w:pStyle w:val="BodyText"/>
        <w:numPr>
          <w:ilvl w:val="0"/>
          <w:numId w:val="19"/>
        </w:numPr>
        <w:spacing w:after="40"/>
      </w:pPr>
      <w:r>
        <w:t>cons_abat_cisneros</w:t>
      </w:r>
    </w:p>
    <w:p ns2:paraId="1D030D94" ns2:textId="77777777" w:rsidR="00E91563" w:rsidRDefault="00000000" w:rsidP="00AE10C0">
      <w:pPr>
        <w:pStyle w:val="BodyText"/>
        <w:numPr>
          <w:ilvl w:val="0"/>
          <w:numId w:val="19"/>
        </w:numPr>
        <w:spacing w:after="40"/>
      </w:pPr>
      <w:r>
        <w:t>cons_abat_garriga</w:t>
      </w:r>
    </w:p>
    <w:p ns2:paraId="192CBA9D" ns2:textId="77777777" w:rsidR="00E91563" w:rsidRDefault="00000000" w:rsidP="00AE10C0">
      <w:pPr>
        <w:pStyle w:val="BodyText"/>
        <w:numPr>
          <w:ilvl w:val="0"/>
          <w:numId w:val="19"/>
        </w:numPr>
        <w:spacing w:after="40"/>
      </w:pPr>
      <w:r>
        <w:t>cons_abat_marcet</w:t>
      </w:r>
    </w:p>
    <w:p ns2:paraId="63FFD653" ns2:textId="77777777" w:rsidR="00E91563" w:rsidRDefault="00000000" w:rsidP="00AE10C0">
      <w:pPr>
        <w:pStyle w:val="BodyText"/>
        <w:numPr>
          <w:ilvl w:val="0"/>
          <w:numId w:val="19"/>
        </w:numPr>
        <w:spacing w:after="40"/>
      </w:pPr>
      <w:r>
        <w:t>cons_abat_oliba</w:t>
      </w:r>
    </w:p>
    <w:p ns2:paraId="68CE1E51" ns2:textId="77777777" w:rsidR="00E91563" w:rsidRDefault="00000000" w:rsidP="00AE10C0">
      <w:pPr>
        <w:pStyle w:val="BodyText"/>
        <w:numPr>
          <w:ilvl w:val="0"/>
          <w:numId w:val="19"/>
        </w:numPr>
        <w:spacing w:after="40"/>
      </w:pPr>
      <w:r>
        <w:t>cons_hostatgeria_underfloor_hea</w:t>
      </w:r>
    </w:p>
    <w:p ns2:paraId="466E0668" ns2:textId="77777777" w:rsidR="002F236F" w:rsidRDefault="00000000" w:rsidP="00750285">
      <w:pPr>
        <w:pStyle w:val="BodyText"/>
        <w:numPr>
          <w:ilvl w:val="0"/>
          <w:numId w:val="19"/>
        </w:numPr>
      </w:pPr>
      <w:r>
        <w:t>cons_hostatgeria_DHW_radiators</w:t>
      </w:r>
    </w:p>
    <w:p ns2:paraId="05F89CBA" ns2:textId="77777777" w:rsidR="002F236F" w:rsidRDefault="00000000" w:rsidP="00750285">
      <w:pPr>
        <w:pStyle w:val="BodyText"/>
        <w:numPr>
          <w:ilvl w:val="0"/>
          <w:numId w:val="19"/>
        </w:numPr>
      </w:pPr>
      <w:r>
        <w:t>cons_nostra_senyora</w:t>
      </w:r>
    </w:p>
    <w:p ns2:paraId="2DA12FFD" ns2:textId="77777777" w:rsidR="00E91563" w:rsidRPr="003D22B2" w:rsidRDefault="00000000">
      <w:pPr>
        <w:pStyle w:val="BodyText"/>
        <w:rPr>
          <w:lang w:val="en-US"/>
        </w:rPr>
      </w:pPr>
      <w:r w:rsidRPr="003D22B2">
        <w:rPr>
          <w:lang w:val="en-US"/>
        </w:rPr>
        <w:t>Hostatgeria DHW Radiators and Nostra Senyora are also retained in the main thesis result set. They are interpreted mainly through summary statistics, anomaly inspections, and cross-building comparisons rather than through the reconstruction-error timeline figure.</w:t>
      </w:r>
    </w:p>
    <w:p ns2:paraId="1BBABB07" ns2:textId="77777777" w:rsidR="00E91563" w:rsidRPr="003D22B2" w:rsidRDefault="00000000">
      <w:pPr>
        <w:pStyle w:val="BodyText"/>
        <w:rPr>
          <w:lang w:val="en-US"/>
        </w:rPr>
      </w:pPr>
      <w:r w:rsidRPr="003D22B2">
        <w:rPr>
          <w:lang w:val="en-US"/>
        </w:rPr>
        <w:t>These sheets are complemented by reports, drawings, and contextual material about the network. That supporting context is important because it provides an engineering frame for interpretation even when explicit fault labels are unavailable. In other words, the results are not evaluated only as abstract machine-learning scores; they are also discussed in relation to how the substations are expected to behave physically.</w:t>
      </w:r>
    </w:p>
    <w:p ns2:paraId="65A5C545" ns2:textId="77777777" w:rsidR="00F124F2" w:rsidRPr="003D22B2" w:rsidRDefault="00000000">
      <w:pPr>
        <w:pStyle w:val="BodyText"/>
        <w:rPr>
          <w:lang w:val="en-US"/>
        </w:rPr>
      </w:pPr>
      <w:r w:rsidRPr="003D22B2">
        <w:rPr>
          <w:lang w:val="en-US"/>
        </w:rPr>
        <w:lastRenderedPageBreak/>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ns2:paraId="238DDE15" ns2:textId="77777777" w:rsidR="00E91563" w:rsidRPr="003D22B2" w:rsidRDefault="00000000">
      <w:pPr>
        <w:pStyle w:val="BodyTextFirstIndent"/>
        <w:rPr>
          <w:lang w:val="en-US"/>
        </w:rPr>
      </w:pPr>
      <w:r w:rsidRPr="003D22B2">
        <w:rPr>
          <w:lang w:val="en-US"/>
        </w:rPr>
        <w:t>The most consistently available variables across the modeled heating-consumer sheets are the directly recorded operational measurements listed below. These measured variables form the basis for both the model inputs and the later engineering checks:</w:t>
      </w:r>
    </w:p>
    <w:p ns2:paraId="148D8254" ns2:textId="77777777" w:rsidR="00E91563" w:rsidRDefault="00000000" w:rsidP="00AE10C0">
      <w:pPr>
        <w:pStyle w:val="BodyText"/>
        <w:numPr>
          <w:ilvl w:val="0"/>
          <w:numId w:val="14"/>
        </w:numPr>
        <w:spacing w:after="40"/>
      </w:pPr>
      <w:r>
        <w:t>timestamp</w:t>
      </w:r>
    </w:p>
    <w:p ns2:paraId="13CD9AEC" ns2:textId="77777777" w:rsidR="00E91563" w:rsidRDefault="00000000" w:rsidP="00AE10C0">
      <w:pPr>
        <w:pStyle w:val="BodyText"/>
        <w:numPr>
          <w:ilvl w:val="0"/>
          <w:numId w:val="14"/>
        </w:numPr>
        <w:spacing w:after="40"/>
      </w:pPr>
      <w:r>
        <w:t>supply temperature</w:t>
      </w:r>
    </w:p>
    <w:p ns2:paraId="51BD115F" ns2:textId="77777777" w:rsidR="00E91563" w:rsidRDefault="00000000" w:rsidP="00AE10C0">
      <w:pPr>
        <w:pStyle w:val="BodyText"/>
        <w:numPr>
          <w:ilvl w:val="0"/>
          <w:numId w:val="14"/>
        </w:numPr>
        <w:spacing w:after="40"/>
      </w:pPr>
      <w:r>
        <w:t>return temperature</w:t>
      </w:r>
    </w:p>
    <w:p ns2:paraId="5D5047D8" ns2:textId="77777777" w:rsidR="00E91563" w:rsidRDefault="00000000" w:rsidP="00AE10C0">
      <w:pPr>
        <w:pStyle w:val="BodyText"/>
        <w:numPr>
          <w:ilvl w:val="0"/>
          <w:numId w:val="14"/>
        </w:numPr>
        <w:spacing w:after="40"/>
      </w:pPr>
      <w:r>
        <w:t>power</w:t>
      </w:r>
    </w:p>
    <w:p ns2:paraId="6BE11D9B" ns2:textId="77777777" w:rsidR="00E91563" w:rsidRPr="003D22B2" w:rsidRDefault="00000000">
      <w:pPr>
        <w:pStyle w:val="BodyText"/>
        <w:rPr>
          <w:lang w:val="en-US"/>
        </w:rPr>
      </w:pPr>
      <w:r w:rsidRPr="003D22B2">
        <w:rPr>
          <w:lang w:val="en-US"/>
        </w:rPr>
        <w:t>From these raw measurements, additional features are constructed, most notably delta-T and the final flow-related model channel. These derived quantities are useful because they translate the raw sensor readings into quantities that are more directly linked to heat-transfer behaviour and anomaly interpretation.</w:t>
      </w:r>
    </w:p>
    <w:p ns2:paraId="3639B1FB" ns2:textId="77777777" w:rsidR="00E91563" w:rsidRDefault="00000000">
      <w:pPr>
        <w:pStyle w:val="BodyTextFirstIndent"/>
      </w:pPr>
      <w:r w:rsidRPr="003D22B2">
        <w:rPr>
          <w:lang w:val="en-US"/>
        </w:rPr>
        <w:t xml:space="preserve">The preprocessing pipeline is designed to retain daily windows that reflect meaningful heating behaviour while discarding windows that are too incomplete or too inactive to support reliable interpretation. </w:t>
      </w:r>
      <w:r>
        <w:t>The main decisions are:</w:t>
      </w:r>
    </w:p>
    <w:p ns2:paraId="5E6DA899" ns2:textId="77777777" w:rsidR="00E91563" w:rsidRPr="003D22B2" w:rsidRDefault="00000000" w:rsidP="00B54D7B">
      <w:pPr>
        <w:pStyle w:val="BodyText"/>
        <w:numPr>
          <w:ilvl w:val="0"/>
          <w:numId w:val="13"/>
        </w:numPr>
        <w:spacing w:after="40"/>
        <w:rPr>
          <w:lang w:val="en-US"/>
        </w:rPr>
      </w:pPr>
      <w:r w:rsidRPr="003D22B2">
        <w:rPr>
          <w:lang w:val="en-US"/>
        </w:rPr>
        <w:t>active-heating rows are selected using positive power and positive delta-T</w:t>
      </w:r>
    </w:p>
    <w:p ns2:paraId="2FE9DB30" ns2:textId="77777777" w:rsidR="00E91563" w:rsidRPr="003D22B2" w:rsidRDefault="00000000" w:rsidP="00B54D7B">
      <w:pPr>
        <w:pStyle w:val="BodyText"/>
        <w:numPr>
          <w:ilvl w:val="0"/>
          <w:numId w:val="13"/>
        </w:numPr>
        <w:spacing w:after="40"/>
        <w:rPr>
          <w:lang w:val="en-US"/>
        </w:rPr>
      </w:pPr>
      <w:r w:rsidRPr="003D22B2">
        <w:rPr>
          <w:lang w:val="en-US"/>
        </w:rPr>
        <w:t>data is resampled to 15-minute intervals</w:t>
      </w:r>
    </w:p>
    <w:p ns2:paraId="398A7F9A" ns2:textId="77777777" w:rsidR="00E91563" w:rsidRPr="003D22B2" w:rsidRDefault="00000000" w:rsidP="00B54D7B">
      <w:pPr>
        <w:pStyle w:val="BodyText"/>
        <w:numPr>
          <w:ilvl w:val="0"/>
          <w:numId w:val="13"/>
        </w:numPr>
        <w:spacing w:after="40"/>
        <w:rPr>
          <w:lang w:val="en-US"/>
        </w:rPr>
      </w:pPr>
      <w:r w:rsidRPr="003D22B2">
        <w:rPr>
          <w:lang w:val="en-US"/>
        </w:rPr>
        <w:t>windows are formed as 24-hour segments with 12-hour stride</w:t>
      </w:r>
    </w:p>
    <w:p ns2:paraId="114E1582" ns2:textId="77777777" w:rsidR="00E91563" w:rsidRPr="003D22B2" w:rsidRDefault="00000000" w:rsidP="00B54D7B">
      <w:pPr>
        <w:pStyle w:val="BodyText"/>
        <w:numPr>
          <w:ilvl w:val="0"/>
          <w:numId w:val="13"/>
        </w:numPr>
        <w:spacing w:after="40"/>
        <w:rPr>
          <w:lang w:val="en-US"/>
        </w:rPr>
      </w:pPr>
      <w:r w:rsidRPr="003D22B2">
        <w:rPr>
          <w:lang w:val="en-US"/>
        </w:rPr>
        <w:t>windows with low data completeness or insufficient active-heating share are discarded</w:t>
      </w:r>
    </w:p>
    <w:p ns2:paraId="7B9BD88A" ns2:textId="77777777" w:rsidR="00E91563" w:rsidRPr="003D22B2" w:rsidRDefault="00000000" w:rsidP="00B54D7B">
      <w:pPr>
        <w:pStyle w:val="BodyText"/>
        <w:numPr>
          <w:ilvl w:val="0"/>
          <w:numId w:val="13"/>
        </w:numPr>
        <w:spacing w:after="40"/>
        <w:rPr>
          <w:lang w:val="en-US"/>
        </w:rPr>
      </w:pPr>
      <w:r w:rsidRPr="003D22B2">
        <w:rPr>
          <w:lang w:val="en-US"/>
        </w:rPr>
        <w:t>channels are normalized before being passed to the autoencoder</w:t>
      </w:r>
    </w:p>
    <w:p ns2:paraId="24CF2ECE" ns2:textId="77777777" w:rsidR="00E91563" w:rsidRPr="003D22B2" w:rsidRDefault="00000000">
      <w:pPr>
        <w:pStyle w:val="BodyText"/>
        <w:rPr>
          <w:lang w:val="en-US"/>
        </w:rPr>
      </w:pPr>
      <w:r w:rsidRPr="003D22B2">
        <w:rPr>
          <w:lang w:val="en-US"/>
        </w:rPr>
        <w:t xml:space="preserve">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window boundaries. Windows are kept only when at least 60 percent of their resampled points correspond to active heating and at least 85 percent of the three-channel samples are </w:t>
      </w:r>
      <w:r w:rsidRPr="003D22B2">
        <w:rPr>
          <w:lang w:val="en-US"/>
        </w:rPr>
        <w:lastRenderedPageBreak/>
        <w:t>complete. The goal is not simply to maximize the number of windows, but to preserve windows that are comparable enough for reconstruction-based modelling and later interpretation.</w:t>
      </w:r>
    </w:p>
    <w:p ns2:paraId="3B43544D" ns2:textId="77777777" w:rsidR="00F124F2" w:rsidRPr="003D22B2" w:rsidRDefault="00000000">
      <w:pPr>
        <w:pStyle w:val="BodyText"/>
        <w:rPr>
          <w:lang w:val="en-US"/>
        </w:rPr>
      </w:pPr>
      <w:r w:rsidRPr="003D22B2">
        <w:rPr>
          <w:lang w:val="en-US"/>
        </w:rP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ns2:paraId="2105E20B" ns2:textId="77777777" w:rsidR="00E91563" w:rsidRPr="003D22B2" w:rsidRDefault="00000000">
      <w:pPr>
        <w:pStyle w:val="BodyTextFirstIndent"/>
        <w:rPr>
          <w:lang w:val="en-US"/>
        </w:rPr>
      </w:pPr>
      <w:r w:rsidRPr="003D22B2">
        <w:rPr>
          <w:lang w:val="en-US"/>
        </w:rPr>
        <w:t>The most important limitations of the dataset are listed below. They affect both model evaluation and the strength of any engineering conclusions that can be drawn directly from the data:</w:t>
      </w:r>
    </w:p>
    <w:p ns2:paraId="79BD9230" ns2:textId="77777777" w:rsidR="00E91563" w:rsidRDefault="00000000" w:rsidP="00B54D7B">
      <w:pPr>
        <w:pStyle w:val="BodyText"/>
        <w:numPr>
          <w:ilvl w:val="0"/>
          <w:numId w:val="12"/>
        </w:numPr>
        <w:spacing w:after="40"/>
      </w:pPr>
      <w:r>
        <w:t>lack of reliable fault labels</w:t>
      </w:r>
    </w:p>
    <w:p ns2:paraId="789E459A" ns2:textId="77777777" w:rsidR="00E91563" w:rsidRDefault="00000000" w:rsidP="00B54D7B">
      <w:pPr>
        <w:pStyle w:val="BodyText"/>
        <w:numPr>
          <w:ilvl w:val="0"/>
          <w:numId w:val="12"/>
        </w:numPr>
        <w:spacing w:after="40"/>
      </w:pPr>
      <w:r>
        <w:t>heterogeneity across substations</w:t>
      </w:r>
    </w:p>
    <w:p ns2:paraId="6AE1230C" ns2:textId="77777777" w:rsidR="00E91563" w:rsidRPr="003D22B2" w:rsidRDefault="00000000" w:rsidP="00B54D7B">
      <w:pPr>
        <w:pStyle w:val="BodyText"/>
        <w:numPr>
          <w:ilvl w:val="0"/>
          <w:numId w:val="12"/>
        </w:numPr>
        <w:spacing w:after="40"/>
        <w:rPr>
          <w:lang w:val="en-US"/>
        </w:rPr>
      </w:pPr>
      <w:r w:rsidRPr="003D22B2">
        <w:rPr>
          <w:lang w:val="en-US"/>
        </w:rPr>
        <w:t>possible instability in derived flow when delta-T is small</w:t>
      </w:r>
    </w:p>
    <w:p ns2:paraId="5A0A782C" ns2:textId="77777777" w:rsidR="00E91563" w:rsidRPr="003D22B2" w:rsidRDefault="00000000" w:rsidP="00B54D7B">
      <w:pPr>
        <w:pStyle w:val="BodyText"/>
        <w:numPr>
          <w:ilvl w:val="0"/>
          <w:numId w:val="12"/>
        </w:numPr>
        <w:spacing w:after="40"/>
        <w:rPr>
          <w:lang w:val="en-US"/>
        </w:rPr>
      </w:pPr>
      <w:r w:rsidRPr="003D22B2">
        <w:rPr>
          <w:lang w:val="en-US"/>
        </w:rPr>
        <w:t>variation in data quality, including zeros and missing periods</w:t>
      </w:r>
    </w:p>
    <w:p ns2:paraId="5EB110B7" ns2:textId="77777777" w:rsidR="00E91563" w:rsidRPr="003D22B2" w:rsidRDefault="00000000">
      <w:pPr>
        <w:pStyle w:val="BodyText"/>
        <w:rPr>
          <w:lang w:val="en-US"/>
        </w:rPr>
      </w:pPr>
      <w:r w:rsidRPr="003D22B2">
        <w:rPr>
          <w:lang w:val="en-US"/>
        </w:rPr>
        <w:t>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[5, 7].</w:t>
      </w:r>
    </w:p>
    <w:p ns2:paraId="49DB296D" ns2:textId="77777777" w:rsidR="00FB222B" w:rsidRPr="003D22B2" w:rsidRDefault="00000000">
      <w:pPr>
        <w:pStyle w:val="BodyText"/>
        <w:rPr>
          <w:lang w:val="en-US"/>
        </w:rPr>
      </w:pPr>
      <w:r w:rsidRPr="003D22B2">
        <w:rPr>
          <w:lang w:val="en-US"/>
        </w:rPr>
        <w:t>The thesis result set now includes all seven modeled heating-consumer sheets:</w:t>
      </w:r>
    </w:p>
    <w:p ns2:paraId="77D1187B" ns2:textId="77777777" w:rsidR="00FB222B" w:rsidRDefault="00000000" w:rsidP="006213A8">
      <w:pPr>
        <w:pStyle w:val="BodyText"/>
        <w:numPr>
          <w:ilvl w:val="0"/>
          <w:numId w:val="21"/>
        </w:numPr>
      </w:pPr>
      <w:r>
        <w:t>Abat Cisneros</w:t>
      </w:r>
    </w:p>
    <w:p ns2:paraId="2BA51761" ns2:textId="77777777" w:rsidR="00FB222B" w:rsidRDefault="00000000" w:rsidP="006213A8">
      <w:pPr>
        <w:pStyle w:val="BodyText"/>
        <w:numPr>
          <w:ilvl w:val="0"/>
          <w:numId w:val="21"/>
        </w:numPr>
      </w:pPr>
      <w:r>
        <w:t>Abat Garriga</w:t>
      </w:r>
    </w:p>
    <w:p ns2:paraId="777E9EE7" ns2:textId="77777777" w:rsidR="00FB222B" w:rsidRDefault="00000000" w:rsidP="006213A8">
      <w:pPr>
        <w:pStyle w:val="BodyText"/>
        <w:numPr>
          <w:ilvl w:val="0"/>
          <w:numId w:val="21"/>
        </w:numPr>
      </w:pPr>
      <w:r>
        <w:t>Abat Marcet</w:t>
      </w:r>
    </w:p>
    <w:p ns2:paraId="4FA30CBD" ns2:textId="77777777" w:rsidR="00FB222B" w:rsidRDefault="00000000" w:rsidP="006213A8">
      <w:pPr>
        <w:pStyle w:val="BodyText"/>
        <w:numPr>
          <w:ilvl w:val="0"/>
          <w:numId w:val="21"/>
        </w:numPr>
      </w:pPr>
      <w:r>
        <w:t>Abat Oliba</w:t>
      </w:r>
    </w:p>
    <w:p ns2:paraId="3D2C7C36" ns2:textId="77777777" w:rsidR="00FB222B" w:rsidRDefault="00000000" w:rsidP="006213A8">
      <w:pPr>
        <w:pStyle w:val="BodyText"/>
        <w:numPr>
          <w:ilvl w:val="0"/>
          <w:numId w:val="21"/>
        </w:numPr>
      </w:pPr>
      <w:r>
        <w:t>Hostatgeria DHW Radiators</w:t>
      </w:r>
    </w:p>
    <w:p ns2:paraId="6EA5FD61" ns2:textId="77777777" w:rsidR="00FB222B" w:rsidRDefault="00000000" w:rsidP="006213A8">
      <w:pPr>
        <w:pStyle w:val="BodyText"/>
        <w:numPr>
          <w:ilvl w:val="0"/>
          <w:numId w:val="21"/>
        </w:numPr>
      </w:pPr>
      <w:r>
        <w:t>Hostatgeria Underfloor</w:t>
      </w:r>
    </w:p>
    <w:p ns2:paraId="70F6634D" ns2:textId="77777777" w:rsidR="00FB222B" w:rsidRDefault="00000000" w:rsidP="006213A8">
      <w:pPr>
        <w:pStyle w:val="BodyText"/>
        <w:numPr>
          <w:ilvl w:val="0"/>
          <w:numId w:val="21"/>
        </w:numPr>
      </w:pPr>
      <w:r>
        <w:t>Nostra Senyora</w:t>
      </w:r>
    </w:p>
    <w:p ns2:paraId="374C84EC" ns2:textId="77777777" w:rsidR="00FB222B" w:rsidRPr="003D22B2" w:rsidRDefault="00000000">
      <w:pPr>
        <w:pStyle w:val="BodyText"/>
        <w:rPr>
          <w:lang w:val="en-US"/>
        </w:rPr>
      </w:pPr>
      <w:r w:rsidRPr="003D22B2">
        <w:rPr>
          <w:lang w:val="en-US"/>
        </w:rPr>
        <w:t xml:space="preserve">For most result figures, all seven buildings are kept in order to preserve the full comparative picture. The only exception is the reconstruction-error timeline comparison, where Abat </w:t>
      </w:r>
      <w:r w:rsidRPr="003D22B2">
        <w:rPr>
          <w:lang w:val="en-US"/>
        </w:rPr>
        <w:lastRenderedPageBreak/>
        <w:t>Oliba and Hostatgeria Underfloor are omitted because long faulty constant-value stretches make that specific plot harder to interpret. They are still retained everywhere else in the thesis result set.</w:t>
      </w:r>
    </w:p>
    <w:p ns2:paraId="0D9426A2" ns2:textId="77777777" w:rsidR="00E91563" w:rsidRPr="003D22B2" w:rsidRDefault="00000000">
      <w:pPr>
        <w:pStyle w:val="BodyTextFirstIndent"/>
        <w:rPr>
          <w:lang w:val="en-US"/>
        </w:rPr>
      </w:pPr>
      <w:r w:rsidRPr="003D22B2">
        <w:rPr>
          <w:lang w:val="en-US"/>
        </w:rPr>
        <w:t>The final workflow used in the thesis can be summarized as the sequence below. The structure is intentionally simple: first prepare comparable windows, then model historical normal behaviour, then score and interpret anomalous windows:</w:t>
      </w:r>
    </w:p>
    <w:p ns2:paraId="079AC09D" ns2:textId="77777777" w:rsidR="00E91563" w:rsidRPr="003D22B2" w:rsidRDefault="00000000" w:rsidP="00AE10C0">
      <w:pPr>
        <w:pStyle w:val="BodyText"/>
        <w:numPr>
          <w:ilvl w:val="0"/>
          <w:numId w:val="16"/>
        </w:numPr>
        <w:spacing w:after="40"/>
        <w:rPr>
          <w:lang w:val="en-US"/>
        </w:rPr>
      </w:pPr>
      <w:r w:rsidRPr="003D22B2">
        <w:rPr>
          <w:lang w:val="en-US"/>
        </w:rPr>
        <w:t>preprocess each heating-consumer sheet into retained 24-hour windows</w:t>
      </w:r>
    </w:p>
    <w:p ns2:paraId="56DBFD82" ns2:textId="77777777" w:rsidR="00E91563" w:rsidRPr="003D22B2" w:rsidRDefault="00000000" w:rsidP="00AE10C0">
      <w:pPr>
        <w:pStyle w:val="BodyText"/>
        <w:numPr>
          <w:ilvl w:val="0"/>
          <w:numId w:val="16"/>
        </w:numPr>
        <w:spacing w:after="40"/>
        <w:rPr>
          <w:lang w:val="en-US"/>
        </w:rPr>
      </w:pPr>
      <w:r w:rsidRPr="003D22B2">
        <w:rPr>
          <w:lang w:val="en-US"/>
        </w:rPr>
        <w:t>construct three model channels: supply temperature, return temperature, and the flow channel</w:t>
      </w:r>
    </w:p>
    <w:p ns2:paraId="50994017" ns2:textId="77777777" w:rsidR="00E91563" w:rsidRPr="003D22B2" w:rsidRDefault="00000000" w:rsidP="00AE10C0">
      <w:pPr>
        <w:pStyle w:val="BodyText"/>
        <w:numPr>
          <w:ilvl w:val="0"/>
          <w:numId w:val="16"/>
        </w:numPr>
        <w:spacing w:after="40"/>
        <w:rPr>
          <w:lang w:val="en-US"/>
        </w:rPr>
      </w:pPr>
      <w:r w:rsidRPr="003D22B2">
        <w:rPr>
          <w:lang w:val="en-US"/>
        </w:rPr>
        <w:t>train a 1D convolutional autoencoder on the historical windows</w:t>
      </w:r>
    </w:p>
    <w:p ns2:paraId="223C805C" ns2:textId="77777777" w:rsidR="00E91563" w:rsidRPr="003D22B2" w:rsidRDefault="00000000" w:rsidP="00AE10C0">
      <w:pPr>
        <w:pStyle w:val="BodyText"/>
        <w:numPr>
          <w:ilvl w:val="0"/>
          <w:numId w:val="16"/>
        </w:numPr>
        <w:spacing w:after="40"/>
        <w:rPr>
          <w:lang w:val="en-US"/>
        </w:rPr>
      </w:pPr>
      <w:r w:rsidRPr="003D22B2">
        <w:rPr>
          <w:lang w:val="en-US"/>
        </w:rPr>
        <w:t>compute reconstruction error for each window</w:t>
      </w:r>
    </w:p>
    <w:p ns2:paraId="06150046" ns2:textId="77777777" w:rsidR="00E91563" w:rsidRPr="003D22B2" w:rsidRDefault="00000000" w:rsidP="00AE10C0">
      <w:pPr>
        <w:pStyle w:val="BodyText"/>
        <w:numPr>
          <w:ilvl w:val="0"/>
          <w:numId w:val="16"/>
        </w:numPr>
        <w:spacing w:after="40"/>
        <w:rPr>
          <w:lang w:val="en-US"/>
        </w:rPr>
      </w:pPr>
      <w:r w:rsidRPr="003D22B2">
        <w:rPr>
          <w:lang w:val="en-US"/>
        </w:rPr>
        <w:t>flag anomalous windows using a training-distribution threshold</w:t>
      </w:r>
    </w:p>
    <w:p ns2:paraId="6EB82F68" ns2:textId="77777777" w:rsidR="00E91563" w:rsidRPr="003D22B2" w:rsidRDefault="00000000" w:rsidP="00AE10C0">
      <w:pPr>
        <w:pStyle w:val="BodyText"/>
        <w:numPr>
          <w:ilvl w:val="0"/>
          <w:numId w:val="16"/>
        </w:numPr>
        <w:spacing w:after="40"/>
        <w:rPr>
          <w:lang w:val="en-US"/>
        </w:rPr>
      </w:pPr>
      <w:r w:rsidRPr="003D22B2">
        <w:rPr>
          <w:lang w:val="en-US"/>
        </w:rPr>
        <w:t>attribute each anomaly to its dominant feature using per-feature reconstruction error</w:t>
      </w:r>
    </w:p>
    <w:p ns2:paraId="2AFF888B" ns2:textId="77777777" w:rsidR="00E91563" w:rsidRPr="003D22B2" w:rsidRDefault="00000000" w:rsidP="00AE10C0">
      <w:pPr>
        <w:pStyle w:val="BodyText"/>
        <w:numPr>
          <w:ilvl w:val="0"/>
          <w:numId w:val="16"/>
        </w:numPr>
        <w:spacing w:after="40"/>
        <w:rPr>
          <w:lang w:val="en-US"/>
        </w:rPr>
      </w:pPr>
      <w:r w:rsidRPr="003D22B2">
        <w:rPr>
          <w:lang w:val="en-US"/>
        </w:rPr>
        <w:t>compare the detected anomalies with engineering baselines and clustering-based interpretation views</w:t>
      </w:r>
    </w:p>
    <w:p ns2:paraId="2825F55E" ns2:textId="77777777" w:rsidR="00F124F2" w:rsidRPr="003D22B2" w:rsidRDefault="00000000">
      <w:pPr>
        <w:pStyle w:val="Heading3"/>
        <w:rPr>
          <w:lang w:val="en-US"/>
        </w:rPr>
      </w:pPr>
      <w:bookmarkStart w:id="59" w:name="_Toc233037930"/>
      <w:r w:rsidRPr="003D22B2">
        <w:rPr>
          <w:lang w:val="en-US"/>
        </w:rPr>
        <w:t>3.1.1 Implementation pipeline</w:t>
      </w:r>
      <w:bookmarkEnd w:id="59"/>
    </w:p>
    <w:p ns2:paraId="5342EBD1" ns2:textId="77777777" w:rsidR="00F124F2" w:rsidRPr="003D22B2" w:rsidRDefault="00000000">
      <w:pPr>
        <w:pStyle w:val="BodyText"/>
        <w:rPr>
          <w:lang w:val="en-US"/>
        </w:rPr>
      </w:pPr>
      <w:r w:rsidRPr="003D22B2">
        <w:rPr>
          <w:lang w:val="en-US"/>
        </w:rP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ns2:paraId="495D9481" ns2:textId="77777777" w:rsidR="00F124F2" w:rsidRPr="003D22B2" w:rsidRDefault="00000000">
      <w:pPr>
        <w:pStyle w:val="BodyText"/>
        <w:rPr>
          <w:lang w:val="en-US"/>
        </w:rPr>
      </w:pPr>
      <w:r w:rsidRPr="003D22B2">
        <w:rPr>
          <w:lang w:val="en-US"/>
        </w:rP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ns2:paraId="26170211" ns2:textId="77777777" w:rsidR="00F124F2" w:rsidRPr="003D22B2" w:rsidRDefault="00000000">
      <w:pPr>
        <w:pStyle w:val="BodyText"/>
        <w:rPr>
          <w:lang w:val="en-US"/>
        </w:rPr>
      </w:pPr>
      <w:r w:rsidRPr="003D22B2">
        <w:rPr>
          <w:lang w:val="en-US"/>
        </w:rPr>
        <w:t>train_autoencoder.py loads the prepared windows, applies the chronological train-test split, fits the convolutional autoencoder on the training portion, and saves the trained model parameters together with the normalization terms needed for later reconstruction.</w:t>
      </w:r>
    </w:p>
    <w:p ns2:paraId="5BB6FA8D" ns2:textId="77777777" w:rsidR="00F124F2" w:rsidRPr="003D22B2" w:rsidRDefault="00000000">
      <w:pPr>
        <w:pStyle w:val="BodyText"/>
        <w:rPr>
          <w:lang w:val="en-US"/>
        </w:rPr>
      </w:pPr>
      <w:r w:rsidRPr="003D22B2">
        <w:rPr>
          <w:lang w:val="en-US"/>
        </w:rPr>
        <w:t>inspect_autoencoder_windows.py applies the trained model to all retained windows, computes total and per-feature reconstruction errors, applies the anomaly threshold, and writes the summary tables and inspection figures that support the result interpretation.</w:t>
      </w:r>
    </w:p>
    <w:p ns2:paraId="15B6CBCA" ns2:textId="77777777" w:rsidR="00F124F2" w:rsidRPr="003D22B2" w:rsidRDefault="00000000">
      <w:pPr>
        <w:pStyle w:val="BodyText"/>
        <w:rPr>
          <w:lang w:val="en-US"/>
        </w:rPr>
      </w:pPr>
      <w:r w:rsidRPr="003D22B2">
        <w:rPr>
          <w:lang w:val="en-US"/>
        </w:rPr>
        <w:t xml:space="preserve">The comparison and visualization scripts then summarize the model outputs at building level. These scripts aggregate anomaly counts, dominant-feature assignments, baseline overlap, threshold comparisons, and clustering summaries into the figures used throughout Chapters 4 </w:t>
      </w:r>
      <w:r w:rsidRPr="003D22B2">
        <w:rPr>
          <w:lang w:val="en-US"/>
        </w:rPr>
        <w:lastRenderedPageBreak/>
        <w:t>and 5. In this sense, the scripts are not separate from the method; they are the executable form of the methodological pipeline described in this thesis.</w:t>
      </w:r>
    </w:p>
    <w:p ns2:paraId="20B4D2AF" ns2:textId="77777777" w:rsidR="00E91563" w:rsidRPr="003D22B2" w:rsidRDefault="00000000">
      <w:pPr>
        <w:pStyle w:val="Heading2"/>
        <w:spacing w:before="160" w:after="120"/>
        <w:rPr>
          <w:lang w:val="en-US"/>
        </w:rPr>
      </w:pPr>
      <w:bookmarkStart w:id="60" w:name="_Toc233037931"/>
      <w:r w:rsidRPr="003D22B2">
        <w:rPr>
          <w:lang w:val="en-US"/>
        </w:rPr>
        <w:t>3.2 Autoencoder architecture</w:t>
      </w:r>
      <w:bookmarkEnd w:id="60"/>
    </w:p>
    <w:p ns2:paraId="5403564B" ns2:textId="77777777" w:rsidR="00E91563" w:rsidRPr="003D22B2" w:rsidRDefault="00000000">
      <w:pPr>
        <w:pStyle w:val="BodyTextFirstIndent"/>
        <w:rPr>
          <w:lang w:val="en-US"/>
        </w:rPr>
      </w:pPr>
      <w:r w:rsidRPr="003D22B2">
        <w:rPr>
          <w:lang w:val="en-US"/>
        </w:rPr>
        <w:t>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[4]. Autoencoder-based anomaly detection has since been used by Sakurada and Yairi [15] and extended to richer multivariate settings by Zong et al. [16]. Sequence reconstruction for multivariate anomaly detection is also a standard design choice in Malhotra et al. [14]. A broader review of such detectors is given by Belay et al. [17].</w:t>
      </w:r>
    </w:p>
    <w:p>
      <w:r>
        <w:t xml:space="preserve">The mathematical formulation of the autoencoder is defined per building. Let X = {x_i}_{i=1}^N denote the retained training windows for one building after preprocessing and normalization. Each input window contains C = 3 channels and T = 96 time steps:</w:t>
      </w:r>
    </w:p>
    <w:p>
      <w:r>
        <w:t xml:space="preserve">x_i in R^{C x T},    C = 3, T = 96.    (2)</w:t>
      </w:r>
    </w:p>
    <w:p>
      <w:r>
        <w:t xml:space="preserve">The encoder maps the input window to a lower-dimensional latent representation:</w:t>
      </w:r>
    </w:p>
    <w:p>
      <w:r>
        <w:t xml:space="preserve">z_i = f_theta(x_i).    (3)</w:t>
      </w:r>
    </w:p>
    <w:p>
      <w:r>
        <w:t xml:space="preserve">The decoder maps this latent representation back to the original input space:</w:t>
      </w:r>
    </w:p>
    <w:p>
      <w:r>
        <w:t xml:space="preserve">x_hat_i = g_phi(z_i) = g_phi(f_theta(x_i)).    (4)</w:t>
      </w:r>
    </w:p>
    <w:p>
      <w:r>
        <w:t xml:space="preserve">The model parameters theta and phi are fitted by minimizing mean squared reconstruction loss over the training windows:</w:t>
      </w:r>
    </w:p>
    <w:p>
      <w:r>
        <w:t xml:space="preserve">theta*, phi* = argmin_{theta,phi} (1/N) sum_{i=1}^N (1/(C T)) sum_{c=1}^C sum_{t=1}^T (x_{i,c,t} - x_hat_{i,c,t})^2.    (5)</w:t>
      </w:r>
    </w:p>
    <w:p>
      <w:r>
        <w:t xml:space="preserve">After training, the total reconstruction error for a retained window is used as the anomaly score:</w:t>
      </w:r>
    </w:p>
    <w:p>
      <w:r>
        <w:t xml:space="preserve">e_i = (1/(C T)) sum_{c=1}^C sum_{t=1}^T (x_{i,c,t} - x_hat_{i,c,t})^2.    (6)</w:t>
      </w:r>
    </w:p>
    <w:p>
      <w:r>
        <w:t xml:space="preserve">To make the anomaly interpretable, the same reconstruction error is decomposed per feature channel:</w:t>
      </w:r>
    </w:p>
    <w:p>
      <w:r>
        <w:t xml:space="preserve">e_{i,c} = (1/T) sum_{t=1}^T (x_{i,c,t} - x_hat_{i,c,t})^2.    (7)</w:t>
      </w:r>
    </w:p>
    <w:p>
      <w:r>
        <w:t xml:space="preserve">The dominant anomaly feature is then defined as the channel with the largest feature-level reconstruction error:</w:t>
      </w:r>
    </w:p>
    <w:p>
      <w:r>
        <w:t xml:space="preserve">d_i = argmax_c e_{i,c}.    (8)</w:t>
      </w:r>
    </w:p>
    <w:p>
      <w:r>
        <w:t xml:space="preserve">This formulation clarifies the role of the autoencoder in the thesis. It is not trained to classify known faults. It is trained to reconstruct recurring daily operating patterns. A high value of e_i indicates that the model could not reconstruct the window using the normal structure learned from historical data, while d_i identifies whether the reconstruction failure is mainly supply-temperature, return-temperature, or flow-rate related.</w:t>
      </w:r>
    </w:p>
    <w:p ns2:paraId="6E394C2E" ns2:textId="77777777" w:rsidR="00C21A36" w:rsidRPr="003D22B2" w:rsidRDefault="00000000">
      <w:pPr>
        <w:pStyle w:val="BodyText"/>
        <w:keepNext/>
        <w:keepLines/>
        <w:spacing w:before="80" w:after="40"/>
        <w:rPr>
          <w:lang w:val="en-US"/>
        </w:rPr>
      </w:pPr>
      <w:r w:rsidRPr="003D22B2">
        <w:rPr>
          <w:lang w:val="en-US"/>
        </w:rPr>
        <w:lastRenderedPageBreak/>
        <w:t>Figure 1 gives a compact schematic of the reconstruction-based detector used throughout the thesis.</w:t>
      </w:r>
    </w:p>
    <w:p ns2:paraId="272C7407" ns2:textId="77777777" w:rsidR="00C21A36" w:rsidRDefault="00000000">
      <w:pPr>
        <w:pStyle w:val="BodyText"/>
        <w:keepNext/>
        <w:keepLines/>
        <w:spacing w:before="20" w:after="20"/>
        <w:jc w:val="center"/>
      </w:pPr>
      <w:r>
        <w:rPr>
          <w:noProof/>
        </w:rPr>
        <w:drawing>
          <ns5:inline distT="0" distB="0" distL="0" distR="0" ns6:anchorId="1495A6FE" ns6:editId="4C3417BE">
            <ns5:extent cx="4983480" cy="1495044"/>
            <ns5:effectExtent l="0" t="0" r="0" b="0"/>
            <ns5:docPr id="1000" name="autoencoder_concept_diagram"/>
            <ns5:cNvGraphicFramePr>
              <ns7:graphicFrameLocks noChangeAspect="1"/>
            </ns5:cNvGraphicFramePr>
            <ns7:graphic>
              <ns7:graphicData uri="http://schemas.openxmlformats.org/drawingml/2006/picture">
                <ns8:pic>
                  <ns8:nvPicPr>
                    <ns8:cNvPr id="1000" name="autoencoder_concept_diagram"/>
                    <ns8:cNvPicPr/>
                  </ns8:nvPicPr>
                  <ns8:blipFill>
                    <ns7:blip ns3:embed="rId14"/>
                    <ns7:stretch>
                      <ns7:fillRect/>
                    </ns7:stretch>
                  </ns8:blipFill>
                  <ns8:spPr>
                    <ns7:xfrm>
                      <ns7:off x="0" y="0"/>
                      <ns7:ext cx="4983480" cy="1495044"/>
                    </ns7:xfrm>
                    <ns7:prstGeom prst="rect">
                      <ns7:avLst/>
                    </ns7:prstGeom>
                  </ns8:spPr>
                </ns8:pic>
              </ns7:graphicData>
            </ns7:graphic>
          </ns5:inline>
        </w:drawing>
      </w:r>
    </w:p>
    <w:p ns2:paraId="6F6BF8FF" ns2:textId="77777777" w:rsidR="00C21A36" w:rsidRPr="003D22B2" w:rsidRDefault="00000000">
      <w:pPr>
        <w:pStyle w:val="Caption"/>
        <w:keepNext/>
        <w:keepLines/>
        <w:spacing w:before="60" w:after="30"/>
        <w:jc w:val="center"/>
        <w:rPr>
          <w:lang w:val="en-US"/>
        </w:rPr>
      </w:pPr>
      <w:r w:rsidRPr="003D22B2">
        <w:rPr>
          <w:lang w:val="en-US"/>
        </w:rPr>
        <w:t>Figure 1. Conceptual view of the reconstruction-based anomaly detector. A 24-hour window containing supply temperature, return temperature, and the flow channel is encoded, reconstructed, and scored by reconstruction error.</w:t>
      </w:r>
    </w:p>
    <w:p ns2:paraId="1C3C4148" ns2:textId="77777777" w:rsidR="00C21A36" w:rsidRPr="003D22B2" w:rsidRDefault="00000000">
      <w:pPr>
        <w:pStyle w:val="BodyText"/>
        <w:keepNext/>
        <w:keepLines/>
        <w:spacing w:before="0" w:after="40"/>
        <w:rPr>
          <w:lang w:val="en-US"/>
        </w:rPr>
      </w:pPr>
      <w:r w:rsidRPr="003D22B2">
        <w:rPr>
          <w:i/>
          <w:lang w:val="en-US"/>
        </w:rPr>
        <w:t>Source: author-generated schematic of the thesis pipeline.</w:t>
      </w:r>
    </w:p>
    <w:p ns2:paraId="4EA11756" ns2:textId="77777777" w:rsidR="00C65FDF" w:rsidRPr="003D22B2" w:rsidRDefault="00000000">
      <w:pPr>
        <w:pStyle w:val="BodyText"/>
        <w:rPr>
          <w:lang w:val="en-US"/>
        </w:rPr>
      </w:pPr>
      <w:r w:rsidRPr="003D22B2">
        <w:rPr>
          <w:lang w:val="en-US"/>
        </w:rP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ns2:paraId="15091037" ns2:textId="77777777" w:rsidR="00F51A54" w:rsidRPr="003D22B2" w:rsidRDefault="00000000">
      <w:pPr>
        <w:pStyle w:val="BodyText"/>
        <w:rPr>
          <w:lang w:val="en-US"/>
        </w:rPr>
      </w:pPr>
      <w:r w:rsidRPr="003D22B2">
        <w:rPr>
          <w:lang w:val="en-US"/>
        </w:rPr>
        <w:t>Figure 1A shows an example training-history plot for the Hostatgeria Underfloor autoencoder.</w:t>
      </w:r>
    </w:p>
    <w:p ns2:paraId="17BFDCE2" ns2:textId="77777777" w:rsidR="00F51A54" w:rsidRDefault="00000000">
      <w:pPr>
        <w:pStyle w:val="BodyText"/>
        <w:jc w:val="center"/>
      </w:pPr>
      <w:r>
        <w:rPr>
          <w:noProof/>
        </w:rPr>
        <w:drawing>
          <ns5:inline distT="0" distB="0" distL="0" distR="0" ns6:anchorId="1754437B" ns6:editId="16AD84B3">
            <ns5:extent cx="5212080" cy="2978331"/>
            <ns5:effectExtent l="0" t="0" r="0" b="0"/>
            <ns5:docPr id="6500" name="autoencoder_training_history_cons_hostatgeria_underfloor_hea_stabilized_log"/>
            <ns5:cNvGraphicFramePr>
              <ns7:graphicFrameLocks noChangeAspect="1"/>
            </ns5:cNvGraphicFramePr>
            <ns7:graphic>
              <ns7:graphicData uri="http://schemas.openxmlformats.org/drawingml/2006/picture">
                <ns8:pic>
                  <ns8:nvPicPr>
                    <ns8:cNvPr id="6500" name="autoencoder_training_history_cons_hostatgeria_underfloor_hea_stabilized_log"/>
                    <ns8:cNvPicPr/>
                  </ns8:nvPicPr>
                  <ns8:blipFill>
                    <ns7:blip ns3:embed="rId15"/>
                    <ns7:stretch>
                      <ns7:fillRect/>
                    </ns7:stretch>
                  </ns8:blipFill>
                  <ns8:spPr>
                    <ns7:xfrm>
                      <ns7:off x="0" y="0"/>
                      <ns7:ext cx="5212080" cy="2978331"/>
                    </ns7:xfrm>
                    <ns7:prstGeom prst="rect">
                      <ns7:avLst/>
                    </ns7:prstGeom>
                  </ns8:spPr>
                </ns8:pic>
              </ns7:graphicData>
            </ns7:graphic>
          </ns5:inline>
        </w:drawing>
      </w:r>
    </w:p>
    <w:p ns2:paraId="368987D8" ns2:textId="77777777" w:rsidR="00F51A54" w:rsidRPr="003D22B2" w:rsidRDefault="00000000">
      <w:pPr>
        <w:pStyle w:val="Caption"/>
        <w:jc w:val="center"/>
        <w:rPr>
          <w:lang w:val="en-US"/>
        </w:rPr>
      </w:pPr>
      <w:r w:rsidRPr="003D22B2">
        <w:rPr>
          <w:lang w:val="en-US"/>
        </w:rPr>
        <w:t>Figure 1A. Training history for the Hostatgeria Underfloor autoencoder.</w:t>
      </w:r>
    </w:p>
    <w:p ns2:paraId="552D36B8" ns2:textId="77777777" w:rsidR="00F51A54" w:rsidRPr="003D22B2" w:rsidRDefault="00000000">
      <w:pPr>
        <w:pStyle w:val="BodyText"/>
        <w:rPr>
          <w:lang w:val="en-US"/>
        </w:rPr>
      </w:pPr>
      <w:r w:rsidRPr="003D22B2">
        <w:rPr>
          <w:i/>
          <w:lang w:val="en-US"/>
        </w:rPr>
        <w:t>Source: author-generated figure from the autoencoder training run.</w:t>
      </w:r>
    </w:p>
    <w:p ns2:paraId="42991519" ns2:textId="77777777" w:rsidR="00F51A54" w:rsidRPr="003D22B2" w:rsidRDefault="00000000">
      <w:pPr>
        <w:pStyle w:val="BodyText"/>
        <w:rPr>
          <w:lang w:val="en-US"/>
        </w:rPr>
      </w:pPr>
      <w:r w:rsidRPr="003D22B2">
        <w:rPr>
          <w:lang w:val="en-US"/>
        </w:rP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ns2:paraId="05CB3B46" ns2:textId="77777777" w:rsidR="00E91563" w:rsidRPr="003D22B2" w:rsidRDefault="00000000">
      <w:pPr>
        <w:pStyle w:val="Heading2"/>
        <w:spacing w:before="160" w:after="120"/>
        <w:rPr>
          <w:lang w:val="en-US"/>
        </w:rPr>
      </w:pPr>
      <w:bookmarkStart w:id="61" w:name="_Toc233037932"/>
      <w:r w:rsidRPr="003D22B2">
        <w:rPr>
          <w:lang w:val="en-US"/>
        </w:rPr>
        <w:lastRenderedPageBreak/>
        <w:t>3.3 Feature construction</w:t>
      </w:r>
      <w:bookmarkEnd w:id="61"/>
    </w:p>
    <w:p ns2:paraId="60ADA214" ns2:textId="77777777" w:rsidR="00E91563" w:rsidRPr="003D22B2" w:rsidRDefault="00000000">
      <w:pPr>
        <w:pStyle w:val="BodyTextFirstIndent"/>
        <w:rPr>
          <w:lang w:val="en-US"/>
        </w:rPr>
      </w:pPr>
      <w:r w:rsidRPr="003D22B2">
        <w:rPr>
          <w:lang w:val="en-US"/>
        </w:rPr>
        <w:t>The model uses three synchronized channels per 24-hour window:</w:t>
      </w:r>
    </w:p>
    <w:p ns2:paraId="002FB535" ns2:textId="77777777" w:rsidR="00E91563" w:rsidRDefault="00000000" w:rsidP="00AE10C0">
      <w:pPr>
        <w:pStyle w:val="BodyText"/>
        <w:numPr>
          <w:ilvl w:val="0"/>
          <w:numId w:val="17"/>
        </w:numPr>
        <w:spacing w:after="40"/>
      </w:pPr>
      <w:r>
        <w:t>supply temperature</w:t>
      </w:r>
    </w:p>
    <w:p ns2:paraId="414760DC" ns2:textId="77777777" w:rsidR="00E91563" w:rsidRDefault="00000000" w:rsidP="00AE10C0">
      <w:pPr>
        <w:pStyle w:val="BodyText"/>
        <w:numPr>
          <w:ilvl w:val="0"/>
          <w:numId w:val="17"/>
        </w:numPr>
        <w:spacing w:after="40"/>
      </w:pPr>
      <w:r>
        <w:t>return temperature</w:t>
      </w:r>
    </w:p>
    <w:p ns2:paraId="6A5BB103" ns2:textId="77777777" w:rsidR="00E91563" w:rsidRDefault="00000000" w:rsidP="00AE10C0">
      <w:pPr>
        <w:pStyle w:val="BodyText"/>
        <w:numPr>
          <w:ilvl w:val="0"/>
          <w:numId w:val="17"/>
        </w:numPr>
        <w:spacing w:after="40"/>
      </w:pPr>
      <w:r>
        <w:t>flow channel</w:t>
      </w:r>
    </w:p>
    <w:p ns2:paraId="5AA2A731" ns2:textId="77777777" w:rsidR="00E91563" w:rsidRPr="003D22B2" w:rsidRDefault="00000000">
      <w:pPr>
        <w:pStyle w:val="BodyText"/>
        <w:rPr>
          <w:lang w:val="en-US"/>
        </w:rPr>
      </w:pPr>
      <w:r>
        <w:t xml:space="preserve">The flow-rate channel is included because thermal anomalies are often easier to interpret when temperature behaviour is viewed together with hydraulic behaviour. In the final thesis framing, flow rate is treated as a measured sensor channel. The method therefore uses the three synchronized input signals directly: supply temperature, return temperature, and flow rate. This keeps the contribution of the thesis focused on anomaly detection and interpretation, rather than on reconstructing intermediate sensor quantities.</w:t>
      </w:r>
    </w:p>
    <w:p ns2:paraId="2CF4DA3E" ns2:textId="77777777" w:rsidR="00F124F2" w:rsidRPr="003D22B2" w:rsidRDefault="00000000">
      <w:pPr>
        <w:pStyle w:val="BodyText"/>
        <w:rPr>
          <w:lang w:val="en-US"/>
        </w:rPr>
      </w:pPr>
      <w:r w:rsidRPr="003D22B2">
        <w:rPr>
          <w:lang w:val="en-US"/>
        </w:rP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ns2:paraId="48655563" ns2:textId="77777777" w:rsidR="00F124F2" w:rsidRPr="003D22B2" w:rsidRDefault="00000000">
      <w:pPr>
        <w:pStyle w:val="BodyText"/>
        <w:rPr>
          <w:lang w:val="en-US"/>
        </w:rPr>
      </w:pPr>
      <w:r w:rsidRPr="003D22B2">
        <w:rPr>
          <w:lang w:val="en-US"/>
        </w:rPr>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ns2:paraId="7289A123" ns2:textId="77777777" w:rsidR="00E91563" w:rsidRPr="003D22B2" w:rsidRDefault="00000000">
      <w:pPr>
        <w:pStyle w:val="Heading2"/>
        <w:spacing w:before="160" w:after="120"/>
        <w:rPr>
          <w:lang w:val="en-US"/>
        </w:rPr>
      </w:pPr>
      <w:bookmarkStart w:id="62" w:name="_Toc233037933"/>
      <w:r w:rsidRPr="003D22B2">
        <w:rPr>
          <w:lang w:val="en-US"/>
        </w:rPr>
        <w:t>3.4 Thresholding</w:t>
      </w:r>
      <w:bookmarkEnd w:id="62"/>
    </w:p>
    <w:p ns2:paraId="24F7A451" ns2:textId="77777777" w:rsidR="00E91563" w:rsidRPr="003D22B2" w:rsidRDefault="00000000">
      <w:pPr>
        <w:pStyle w:val="BodyTextFirstIndent"/>
        <w:rPr>
          <w:lang w:val="en-US"/>
        </w:rPr>
      </w:pPr>
      <w:r w:rsidRPr="003D22B2">
        <w:rPr>
          <w:lang w:val="en-US"/>
        </w:rPr>
        <w:t>Two threshold rules were evaluated:</w:t>
      </w:r>
    </w:p>
    <w:p ns2:paraId="4B6780C8" ns2:textId="77777777" w:rsidR="00E91563" w:rsidRDefault="00000000" w:rsidP="00AE10C0">
      <w:pPr>
        <w:pStyle w:val="BodyText"/>
        <w:numPr>
          <w:ilvl w:val="0"/>
          <w:numId w:val="18"/>
        </w:numPr>
        <w:spacing w:after="40"/>
      </w:pPr>
      <w:r>
        <w:t>training 99th percentile (p99)</w:t>
      </w:r>
    </w:p>
    <w:p ns2:paraId="5CC44BD3" ns2:textId="77777777" w:rsidR="00E91563" w:rsidRPr="003D22B2" w:rsidRDefault="00000000" w:rsidP="00AE10C0">
      <w:pPr>
        <w:pStyle w:val="BodyText"/>
        <w:numPr>
          <w:ilvl w:val="0"/>
          <w:numId w:val="18"/>
        </w:numPr>
        <w:spacing w:after="40"/>
        <w:rPr>
          <w:lang w:val="en-US"/>
        </w:rPr>
      </w:pPr>
      <w:r w:rsidRPr="003D22B2">
        <w:rPr>
          <w:lang w:val="en-US"/>
        </w:rPr>
        <w:t>training mean plus three standard deviations (3-sigma)</w:t>
      </w:r>
    </w:p>
    <w:p ns2:paraId="719DCF51" ns2:textId="77777777" w:rsidR="00E91563" w:rsidRPr="003D22B2" w:rsidRDefault="00000000">
      <w:pPr>
        <w:pStyle w:val="BodyText"/>
        <w:rPr>
          <w:lang w:val="en-US"/>
        </w:rPr>
      </w:pPr>
      <w:r w:rsidRPr="003D22B2">
        <w:rPr>
          <w:lang w:val="en-US"/>
        </w:rPr>
        <w:t xml:space="preserve">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w:t>
      </w:r>
      <w:r w:rsidRPr="003D22B2">
        <w:rPr>
          <w:lang w:val="en-US"/>
        </w:rPr>
        <w:lastRenderedPageBreak/>
        <w:t>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[11] and by Zimek and Filzmoser [23]. Belay et al. also note that score behavior and thresholding are central practical issues in multivariate time-series anomaly detection [17].</w:t>
      </w:r>
    </w:p>
    <w:p ns2:paraId="4E274552" ns2:textId="77777777" w:rsidR="00F124F2" w:rsidRPr="003D22B2" w:rsidRDefault="00000000">
      <w:pPr>
        <w:pStyle w:val="BodyText"/>
        <w:rPr>
          <w:lang w:val="en-US"/>
        </w:rPr>
      </w:pPr>
      <w:r w:rsidRPr="003D22B2">
        <w:rPr>
          <w:lang w:val="en-US"/>
        </w:rPr>
        <w:t>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evaluation less representative of prospective monitoring. This choice is also consistent with the broader concern in anomaly-detection evaluation that unrealistic sampling protocols can overstate performance or obscure deployment-relevant behavior [11, 23].</w:t>
      </w:r>
    </w:p>
    <w:p ns2:paraId="539B2E09" ns2:textId="77777777" w:rsidR="00F51A54" w:rsidRPr="003D22B2" w:rsidRDefault="00000000">
      <w:pPr>
        <w:pStyle w:val="BodyText"/>
        <w:rPr>
          <w:lang w:val="en-US"/>
        </w:rPr>
      </w:pPr>
      <w:r>
        <w:t xml:space="preserve">In mathematical terms, the 3-sigma threshold used in the final result pack is written as tau = mu_train + 3 sigma_train, where mu_train is the mean reconstruction error on the training windows and sigma_train is the corresponding training standard deviation. A retained window i is flagged when its total reconstruction error e_i is greater than tau:</w:t>
      </w:r>
    </w:p>
    <w:p>
      <w:r>
        <w:t xml:space="preserve">tau = mu_train + 3 sigma_train.    (9)</w:t>
      </w:r>
    </w:p>
    <w:p>
      <w:r>
        <w:t xml:space="preserve">a_i = 1[e_i &gt; tau].    (10)</w:t>
      </w:r>
    </w:p>
    <w:p ns2:paraId="0341E18B" ns2:textId="77777777" w:rsidR="00F51A54" w:rsidRPr="003D22B2" w:rsidRDefault="00000000">
      <w:pPr>
        <w:pStyle w:val="BodyText"/>
        <w:rPr>
          <w:lang w:val="en-US"/>
        </w:rPr>
      </w:pPr>
      <w:r w:rsidRPr="003D22B2">
        <w:rPr>
          <w:lang w:val="en-US"/>
        </w:rPr>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ns2:paraId="117655E9" ns2:textId="77777777" w:rsidR="00F51A54" w:rsidRPr="003D22B2" w:rsidRDefault="00000000">
      <w:pPr>
        <w:pStyle w:val="BodyText"/>
        <w:rPr>
          <w:lang w:val="en-US"/>
        </w:rPr>
      </w:pPr>
      <w:r w:rsidRPr="003D22B2">
        <w:rPr>
          <w:lang w:val="en-US"/>
        </w:rP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ns2:paraId="03CA78E8" ns2:textId="77777777" w:rsidR="00C21A36" w:rsidRPr="003D22B2" w:rsidRDefault="00000000">
      <w:pPr>
        <w:pStyle w:val="BodyText"/>
        <w:keepNext/>
        <w:keepLines/>
        <w:spacing w:before="80" w:after="40"/>
        <w:rPr>
          <w:lang w:val="en-US"/>
        </w:rPr>
      </w:pPr>
      <w:r w:rsidRPr="003D22B2">
        <w:rPr>
          <w:lang w:val="en-US"/>
        </w:rPr>
        <w:lastRenderedPageBreak/>
        <w:t>Figure 2 shows the training reconstruction-error distributions used to compare the p99 and 3-sigma threshold rules.</w:t>
      </w:r>
    </w:p>
    <w:p ns2:paraId="098D1BAD" ns2:textId="77777777" w:rsidR="00C21A36" w:rsidRDefault="00000000">
      <w:pPr>
        <w:pStyle w:val="BodyText"/>
        <w:keepNext/>
        <w:keepLines/>
        <w:spacing w:before="20" w:after="20"/>
        <w:jc w:val="center"/>
      </w:pPr>
      <w:r>
        <w:rPr>
          <w:noProof/>
        </w:rPr>
        <w:drawing>
          <ns5:inline distT="0" distB="0" distL="0" distR="0" ns6:anchorId="057FBA14" ns6:editId="101253E1">
            <ns5:extent cx="4983480" cy="3746308"/>
            <ns5:effectExtent l="0" t="0" r="0" b="0"/>
            <ns5:docPr id="1001" name="threshold_distribution_by_sheet_2026-06-07"/>
            <ns5:cNvGraphicFramePr>
              <ns7:graphicFrameLocks noChangeAspect="1"/>
            </ns5:cNvGraphicFramePr>
            <ns7:graphic>
              <ns7:graphicData uri="http://schemas.openxmlformats.org/drawingml/2006/picture">
                <ns8:pic>
                  <ns8:nvPicPr>
                    <ns8:cNvPr id="1001" name="threshold_distribution_by_sheet_2026-06-07"/>
                    <ns8:cNvPicPr/>
                  </ns8:nvPicPr>
                  <ns8:blipFill>
                    <ns7:blip ns3:embed="rId16"/>
                    <ns7:stretch>
                      <ns7:fillRect/>
                    </ns7:stretch>
                  </ns8:blipFill>
                  <ns8:spPr>
                    <ns7:xfrm>
                      <ns7:off x="0" y="0"/>
                      <ns7:ext cx="4983480" cy="3746308"/>
                    </ns7:xfrm>
                    <ns7:prstGeom prst="rect">
                      <ns7:avLst/>
                    </ns7:prstGeom>
                  </ns8:spPr>
                </ns8:pic>
              </ns7:graphicData>
            </ns7:graphic>
          </ns5:inline>
        </w:drawing>
      </w:r>
    </w:p>
    <w:p ns2:paraId="056B6297" ns2:textId="77777777" w:rsidR="00C21A36" w:rsidRPr="003D22B2" w:rsidRDefault="00000000">
      <w:pPr>
        <w:pStyle w:val="Caption"/>
        <w:keepNext/>
        <w:keepLines/>
        <w:spacing w:before="60" w:after="30"/>
        <w:jc w:val="center"/>
        <w:rPr>
          <w:lang w:val="en-US"/>
        </w:rPr>
      </w:pPr>
      <w:r w:rsidRPr="003D22B2">
        <w:rPr>
          <w:lang w:val="en-US"/>
        </w:rPr>
        <w:t>Figure 2. Training reconstruction-error distributions for the modeled sheets, shown with both the p99 threshold and the 3-sigma threshold.</w:t>
      </w:r>
    </w:p>
    <w:p ns2:paraId="03B1EAD0" ns2:textId="77777777" w:rsidR="00C21A36" w:rsidRPr="003D22B2" w:rsidRDefault="00000000">
      <w:pPr>
        <w:pStyle w:val="BodyText"/>
        <w:keepNext/>
        <w:keepLines/>
        <w:spacing w:before="0" w:after="40"/>
        <w:rPr>
          <w:lang w:val="en-US"/>
        </w:rPr>
      </w:pPr>
      <w:r w:rsidRPr="003D22B2">
        <w:rPr>
          <w:i/>
          <w:lang w:val="en-US"/>
        </w:rPr>
        <w:t>Source: author-generated figure based on historical training-window reconstruction errors.</w:t>
      </w:r>
    </w:p>
    <w:p ns2:paraId="5B89EAA1" ns2:textId="77777777" w:rsidR="00C65FDF" w:rsidRPr="003D22B2" w:rsidRDefault="00000000">
      <w:pPr>
        <w:pStyle w:val="BodyText"/>
        <w:rPr>
          <w:lang w:val="en-US"/>
        </w:rPr>
      </w:pPr>
      <w:r w:rsidRPr="003D22B2">
        <w:rPr>
          <w:lang w:val="en-US"/>
        </w:rP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ns2:paraId="54FAFDC0" ns2:textId="77777777" w:rsidR="00F124F2" w:rsidRPr="003D22B2" w:rsidRDefault="00000000">
      <w:pPr>
        <w:pStyle w:val="BodyText"/>
        <w:rPr>
          <w:lang w:val="en-US"/>
        </w:rPr>
      </w:pPr>
      <w:r w:rsidRPr="003D22B2">
        <w:rPr>
          <w:lang w:val="en-US"/>
        </w:rPr>
        <w:t>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[11, 12, 23].</w:t>
      </w:r>
    </w:p>
    <w:p ns2:paraId="3BE591BB" ns2:textId="77777777" w:rsidR="00F124F2" w:rsidRPr="003D22B2" w:rsidRDefault="00000000">
      <w:pPr>
        <w:pStyle w:val="BodyText"/>
        <w:rPr>
          <w:lang w:val="en-US"/>
        </w:rPr>
      </w:pPr>
      <w:r w:rsidRPr="003D22B2">
        <w:rPr>
          <w:lang w:val="en-US"/>
        </w:rPr>
        <w:t>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substantially. The thesis therefore treats threshold choice as part of the method design, not as a cosmetic post-processing detail [11, 23].</w:t>
      </w:r>
    </w:p>
    <w:p ns2:paraId="71148ABF" ns2:textId="77777777" w:rsidR="008F121E" w:rsidRPr="003D22B2" w:rsidRDefault="00000000" w:rsidP="008F121E">
      <w:pPr>
        <w:pStyle w:val="Heading2"/>
        <w:spacing w:before="160" w:after="120"/>
        <w:rPr>
          <w:lang w:val="en-US"/>
        </w:rPr>
      </w:pPr>
      <w:bookmarkStart w:id="63" w:name="_Toc233037934"/>
      <w:r w:rsidRPr="003D22B2">
        <w:rPr>
          <w:lang w:val="en-US"/>
        </w:rPr>
        <w:lastRenderedPageBreak/>
        <w:t>3.5 Engineering baseline</w:t>
      </w:r>
      <w:bookmarkEnd w:id="63"/>
    </w:p>
    <w:p ns2:paraId="3C1BBD18" ns2:textId="77777777" w:rsidR="00E91563" w:rsidRPr="003D22B2" w:rsidRDefault="00000000" w:rsidP="008F121E">
      <w:pPr>
        <w:pStyle w:val="BodyTextFirstIndent"/>
        <w:ind w:firstLine="0"/>
        <w:rPr>
          <w:lang w:val="en-US"/>
        </w:rPr>
      </w:pPr>
      <w:r w:rsidRPr="003D22B2">
        <w:rPr>
          <w:lang w:val="en-US"/>
        </w:rP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ns2:paraId="0F32175D" ns2:textId="77777777" w:rsidR="00F124F2" w:rsidRPr="003D22B2" w:rsidRDefault="00000000">
      <w:pPr>
        <w:pStyle w:val="BodyText"/>
        <w:rPr>
          <w:lang w:val="en-US"/>
        </w:rPr>
      </w:pPr>
      <w:r w:rsidRPr="003D22B2">
        <w:rPr>
          <w:lang w:val="en-US"/>
        </w:rP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ns2:paraId="0FB715DE" ns2:textId="77777777" w:rsidR="00E91563" w:rsidRPr="003D22B2" w:rsidRDefault="00000000">
      <w:pPr>
        <w:pStyle w:val="Heading2"/>
        <w:spacing w:before="160" w:after="120"/>
        <w:rPr>
          <w:lang w:val="en-US"/>
        </w:rPr>
      </w:pPr>
      <w:bookmarkStart w:id="64" w:name="_Toc233037935"/>
      <w:r w:rsidRPr="003D22B2">
        <w:rPr>
          <w:lang w:val="en-US"/>
        </w:rPr>
        <w:t>3.6 Clustering roles</w:t>
      </w:r>
      <w:bookmarkEnd w:id="64"/>
    </w:p>
    <w:p ns2:paraId="7DCE9945" ns2:textId="77777777" w:rsidR="00E91563" w:rsidRPr="003D22B2" w:rsidRDefault="00000000">
      <w:pPr>
        <w:pStyle w:val="BodyTextFirstIndent"/>
        <w:rPr>
          <w:lang w:val="en-US"/>
        </w:rPr>
      </w:pPr>
      <w:r w:rsidRPr="003D22B2">
        <w:rPr>
          <w:lang w:val="en-US"/>
        </w:rPr>
        <w:t>Two clustering roles were explored:</w:t>
      </w:r>
    </w:p>
    <w:p ns2:paraId="79DAF209" ns2:textId="77777777" w:rsidR="00E91563" w:rsidRPr="003D22B2" w:rsidRDefault="00000000" w:rsidP="00C40392">
      <w:pPr>
        <w:pStyle w:val="BodyText"/>
        <w:numPr>
          <w:ilvl w:val="0"/>
          <w:numId w:val="22"/>
        </w:numPr>
        <w:spacing w:after="40"/>
        <w:rPr>
          <w:lang w:val="en-US"/>
        </w:rPr>
      </w:pPr>
      <w:r w:rsidRPr="003D22B2">
        <w:rPr>
          <w:lang w:val="en-US"/>
        </w:rPr>
        <w:t>operating-regime clustering on all windows, using summary statistics of each day</w:t>
      </w:r>
    </w:p>
    <w:p ns2:paraId="5F843AC7" ns2:textId="77777777" w:rsidR="00E91563" w:rsidRPr="003D22B2" w:rsidRDefault="00000000" w:rsidP="00C40392">
      <w:pPr>
        <w:pStyle w:val="BodyText"/>
        <w:numPr>
          <w:ilvl w:val="0"/>
          <w:numId w:val="22"/>
        </w:numPr>
        <w:spacing w:after="40"/>
        <w:rPr>
          <w:lang w:val="en-US"/>
        </w:rPr>
      </w:pPr>
      <w:r w:rsidRPr="003D22B2">
        <w:rPr>
          <w:lang w:val="en-US"/>
        </w:rPr>
        <w:t>anomaly-only clustering on flagged windows, used as a secondary anomaly-family interpretation layer</w:t>
      </w:r>
    </w:p>
    <w:p ns2:paraId="6ECFD9B4" ns2:textId="77777777" w:rsidR="00E91563" w:rsidRPr="003D22B2" w:rsidRDefault="00000000">
      <w:pPr>
        <w:pStyle w:val="BodyText"/>
        <w:rPr>
          <w:lang w:val="en-US"/>
        </w:rPr>
      </w:pPr>
      <w:r w:rsidRPr="003D22B2">
        <w:rPr>
          <w:lang w:val="en-US"/>
        </w:rP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ns2:paraId="36DFC06F" ns2:textId="77777777" w:rsidR="00F124F2" w:rsidRPr="003D22B2" w:rsidRDefault="00000000">
      <w:pPr>
        <w:pStyle w:val="BodyText"/>
        <w:rPr>
          <w:lang w:val="en-US"/>
        </w:rPr>
      </w:pPr>
      <w:r w:rsidRPr="003D22B2">
        <w:rPr>
          <w:lang w:val="en-US"/>
        </w:rPr>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ns2:paraId="40E6277C" ns2:textId="77777777" w:rsidR="00D33D34" w:rsidRPr="003D22B2" w:rsidRDefault="00000000">
      <w:pPr>
        <w:pStyle w:val="BodyText"/>
        <w:rPr>
          <w:lang w:val="en-US"/>
        </w:rPr>
      </w:pPr>
      <w:r w:rsidRPr="003D22B2">
        <w:rPr>
          <w:lang w:val="en-US"/>
        </w:rPr>
        <w:t xml:space="preserve">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w:t>
      </w:r>
      <w:r w:rsidRPr="003D22B2">
        <w:rPr>
          <w:lang w:val="en-US"/>
        </w:rPr>
        <w:lastRenderedPageBreak/>
        <w:t>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ns2:paraId="58858C9F" ns2:textId="77777777" w:rsidR="00D33D34" w:rsidRPr="003D22B2" w:rsidRDefault="00000000">
      <w:pPr>
        <w:pStyle w:val="BodyText"/>
        <w:rPr>
          <w:lang w:val="en-US"/>
        </w:rPr>
      </w:pPr>
      <w:r w:rsidRPr="003D22B2">
        <w:rPr>
          <w:lang w:val="en-US"/>
        </w:rP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ns2:paraId="1670A208" ns2:textId="77777777" w:rsidR="00D33D34" w:rsidRPr="003D22B2" w:rsidRDefault="00000000">
      <w:pPr>
        <w:pStyle w:val="BodyText"/>
        <w:rPr>
          <w:lang w:val="en-US"/>
        </w:rPr>
      </w:pPr>
      <w:r w:rsidRPr="003D22B2">
        <w:rPr>
          <w:lang w:val="en-US"/>
        </w:rP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ns2:paraId="7A04C074" ns2:textId="77777777" w:rsidR="00F51A54" w:rsidRPr="003D22B2" w:rsidRDefault="00000000">
      <w:pPr>
        <w:pStyle w:val="BodyText"/>
        <w:rPr>
          <w:lang w:val="en-US"/>
        </w:rPr>
      </w:pPr>
      <w:r>
        <w:t xml:space="preserve">The KMeans objective minimizes the within-cluster sum of squared distances in the selected standardized feature space:</w:t>
      </w:r>
    </w:p>
    <w:p>
      <w:r>
        <w:t xml:space="preserve">min_{C_1,...,C_k} sum_{j=1}^k sum_{u_i in C_j} ||u_i - c_j||_2^2.    (11)</w:t>
      </w:r>
    </w:p>
    <w:p>
      <w:r>
        <w:t xml:space="preserve">Here u_i is the standardized feature vector for window i, C_j is cluster j, and c_j is the centroid of that cluster. This clarifies that KMeans groups windows by geometric similarity in the chosen feature space, not by a direct physical fault label.</w:t>
      </w:r>
    </w:p>
    <w:p ns2:paraId="23582125" ns2:textId="77777777" w:rsidR="00F51A54" w:rsidRPr="003D22B2" w:rsidRDefault="00000000">
      <w:pPr>
        <w:pStyle w:val="BodyText"/>
        <w:rPr>
          <w:lang w:val="en-US"/>
        </w:rPr>
      </w:pPr>
      <w:r w:rsidRPr="003D22B2">
        <w:rPr>
          <w:lang w:val="en-US"/>
        </w:rP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ns2:paraId="06FC5DCA" ns2:textId="77777777" w:rsidR="00A479AE" w:rsidRPr="003D22B2" w:rsidRDefault="00000000">
      <w:pPr>
        <w:pStyle w:val="Heading2"/>
        <w:rPr>
          <w:lang w:val="en-US"/>
        </w:rPr>
      </w:pPr>
      <w:bookmarkStart w:id="65" w:name="_Toc233037936"/>
      <w:r w:rsidRPr="003D22B2">
        <w:rPr>
          <w:lang w:val="en-US"/>
        </w:rPr>
        <w:t>3.7 Evaluation strategy in a weak-label setting</w:t>
      </w:r>
      <w:bookmarkEnd w:id="65"/>
    </w:p>
    <w:p ns2:paraId="1AA6BD97" ns2:textId="77777777" w:rsidR="00A479AE" w:rsidRPr="003D22B2" w:rsidRDefault="00000000">
      <w:pPr>
        <w:pStyle w:val="BodyText"/>
        <w:rPr>
          <w:lang w:val="en-US"/>
        </w:rPr>
      </w:pPr>
      <w:r w:rsidRPr="003D22B2">
        <w:rPr>
          <w:lang w:val="en-US"/>
        </w:rPr>
        <w:t xml:space="preserve">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w:t>
      </w:r>
      <w:r w:rsidRPr="003D22B2">
        <w:rPr>
          <w:lang w:val="en-US"/>
        </w:rPr>
        <w:lastRenderedPageBreak/>
        <w:t>established warnings that unsupervised anomaly detection cannot be judged responsibly by a single score when labels are weak or absent. That caution is emphasized in the outlier-evaluation study of Campos et al. [11] and in the novelty-detection review of Pimentel et al. [12]. Zimek and Filzmoser make the same point from an outlier-detection perspective [23].</w:t>
      </w:r>
    </w:p>
    <w:p ns2:paraId="09C40DF8" ns2:textId="77777777" w:rsidR="00A479AE" w:rsidRPr="003D22B2" w:rsidRDefault="00000000">
      <w:pPr>
        <w:pStyle w:val="BodyText"/>
        <w:rPr>
          <w:lang w:val="en-US"/>
        </w:rPr>
      </w:pPr>
      <w:r w:rsidRPr="003D22B2">
        <w:rPr>
          <w:lang w:val="en-US"/>
        </w:rPr>
        <w:t>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[11, 12, 23].</w:t>
      </w:r>
    </w:p>
    <w:p ns2:paraId="41589AD7" ns2:textId="77777777" w:rsidR="00F51A54" w:rsidRPr="003D22B2" w:rsidRDefault="00000000">
      <w:pPr>
        <w:pStyle w:val="BodyText"/>
        <w:rPr>
          <w:lang w:val="en-US"/>
        </w:rPr>
      </w:pPr>
      <w:r w:rsidRPr="003D22B2">
        <w:rPr>
          <w:lang w:val="en-US"/>
        </w:rP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ns2:paraId="7F390956" ns2:textId="77777777" w:rsidR="00E91563" w:rsidRPr="003D22B2" w:rsidRDefault="00000000">
      <w:pPr>
        <w:pStyle w:val="Heading1"/>
        <w:spacing w:after="120"/>
        <w:rPr>
          <w:lang w:val="en-US"/>
        </w:rPr>
      </w:pPr>
      <w:bookmarkStart w:id="66" w:name="_Toc233037937"/>
      <w:r w:rsidRPr="003D22B2">
        <w:rPr>
          <w:lang w:val="en-US"/>
        </w:rPr>
        <w:t>4 Results</w:t>
      </w:r>
      <w:bookmarkEnd w:id="66"/>
    </w:p>
    <w:p ns2:paraId="4A282346" ns2:textId="77777777" w:rsidR="00E91563" w:rsidRPr="003D22B2" w:rsidRDefault="00000000">
      <w:pPr>
        <w:pStyle w:val="BodyTextFirstIndent"/>
        <w:rPr>
          <w:lang w:val="en-US"/>
        </w:rPr>
      </w:pPr>
      <w:r w:rsidRPr="003D22B2">
        <w:rPr>
          <w:b/>
          <w:lang w:val="en-US"/>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ns2:paraId="321F9FCE" ns2:textId="77777777">
        <w:trPr>
          <w:jc w:val="center"/>
        </w:trPr>
        <w:tc>
          <w:tcPr>
            <w:tcW w:w="1814" w:type="dxa"/>
            <w:vAlign w:val="center"/>
          </w:tcPr>
          <w:p ns2:paraId="00DE182A" ns2:textId="77777777" w:rsidR="00E91563" w:rsidRDefault="00000000">
            <w:pPr>
              <w:pStyle w:val="BodyText"/>
            </w:pPr>
            <w:r>
              <w:rPr>
                <w:b/>
              </w:rPr>
              <w:t>Building</w:t>
            </w:r>
          </w:p>
        </w:tc>
        <w:tc>
          <w:tcPr>
            <w:tcW w:w="1814" w:type="dxa"/>
            <w:vAlign w:val="center"/>
          </w:tcPr>
          <w:p ns2:paraId="6351ADAA" ns2:textId="77777777" w:rsidR="00E91563" w:rsidRDefault="00000000">
            <w:pPr>
              <w:pStyle w:val="BodyText"/>
            </w:pPr>
            <w:r>
              <w:rPr>
                <w:b/>
              </w:rPr>
              <w:t>Windows</w:t>
            </w:r>
          </w:p>
        </w:tc>
        <w:tc>
          <w:tcPr>
            <w:tcW w:w="1814" w:type="dxa"/>
            <w:vAlign w:val="center"/>
          </w:tcPr>
          <w:p ns2:paraId="4F804B9E" ns2:textId="77777777" w:rsidR="00E91563" w:rsidRDefault="00000000">
            <w:pPr>
              <w:pStyle w:val="BodyText"/>
            </w:pPr>
            <w:r>
              <w:rPr>
                <w:b/>
              </w:rPr>
              <w:t>Flagged</w:t>
            </w:r>
          </w:p>
        </w:tc>
        <w:tc>
          <w:tcPr>
            <w:tcW w:w="1814" w:type="dxa"/>
            <w:vAlign w:val="center"/>
          </w:tcPr>
          <w:p ns2:paraId="07E1D12E" ns2:textId="77777777" w:rsidR="00E91563" w:rsidRDefault="00000000">
            <w:pPr>
              <w:pStyle w:val="BodyText"/>
            </w:pPr>
            <w:r>
              <w:rPr>
                <w:b/>
              </w:rPr>
              <w:t>Rate [%]</w:t>
            </w:r>
          </w:p>
        </w:tc>
        <w:tc>
          <w:tcPr>
            <w:tcW w:w="1814" w:type="dxa"/>
            <w:vAlign w:val="center"/>
          </w:tcPr>
          <w:p ns2:paraId="7D2290F2" ns2:textId="77777777" w:rsidR="00E91563" w:rsidRDefault="00000000">
            <w:pPr>
              <w:pStyle w:val="BodyText"/>
            </w:pPr>
            <w:r>
              <w:rPr>
                <w:b/>
              </w:rPr>
              <w:t>Top feature</w:t>
            </w:r>
          </w:p>
        </w:tc>
      </w:tr>
      <w:tr w:rsidR="00E91563" ns2:paraId="1C53369D" ns2:textId="77777777">
        <w:trPr>
          <w:jc w:val="center"/>
        </w:trPr>
        <w:tc>
          <w:tcPr>
            <w:tcW w:w="1814" w:type="dxa"/>
            <w:vAlign w:val="center"/>
          </w:tcPr>
          <w:p ns2:paraId="02428079" ns2:textId="77777777" w:rsidR="00E91563" w:rsidRDefault="00000000">
            <w:pPr>
              <w:pStyle w:val="BodyText"/>
            </w:pPr>
            <w:r>
              <w:t>Abat Cisneros</w:t>
            </w:r>
          </w:p>
        </w:tc>
        <w:tc>
          <w:tcPr>
            <w:tcW w:w="1814" w:type="dxa"/>
            <w:vAlign w:val="center"/>
          </w:tcPr>
          <w:p ns2:paraId="4C47653E" ns2:textId="77777777" w:rsidR="00E91563" w:rsidRDefault="00000000">
            <w:pPr>
              <w:pStyle w:val="BodyText"/>
            </w:pPr>
            <w:r>
              <w:t>1113</w:t>
            </w:r>
          </w:p>
        </w:tc>
        <w:tc>
          <w:tcPr>
            <w:tcW w:w="1814" w:type="dxa"/>
            <w:vAlign w:val="center"/>
          </w:tcPr>
          <w:p ns2:paraId="6A03D9B5" ns2:textId="77777777" w:rsidR="00E91563" w:rsidRDefault="00000000">
            <w:pPr>
              <w:pStyle w:val="BodyText"/>
            </w:pPr>
            <w:r>
              <w:t>4</w:t>
            </w:r>
          </w:p>
        </w:tc>
        <w:tc>
          <w:tcPr>
            <w:tcW w:w="1814" w:type="dxa"/>
            <w:vAlign w:val="center"/>
          </w:tcPr>
          <w:p ns2:paraId="30C3F1F6" ns2:textId="77777777" w:rsidR="00E91563" w:rsidRDefault="00000000">
            <w:pPr>
              <w:pStyle w:val="BodyText"/>
            </w:pPr>
            <w:r>
              <w:t>0.36</w:t>
            </w:r>
          </w:p>
        </w:tc>
        <w:tc>
          <w:tcPr>
            <w:tcW w:w="1814" w:type="dxa"/>
            <w:vAlign w:val="center"/>
          </w:tcPr>
          <w:p ns2:paraId="682631D9" ns2:textId="77777777" w:rsidR="00E91563" w:rsidRDefault="00000000">
            <w:pPr>
              <w:pStyle w:val="BodyText"/>
            </w:pPr>
            <w:r>
              <w:t>Flow</w:t>
            </w:r>
          </w:p>
        </w:tc>
      </w:tr>
      <w:tr w:rsidR="00E91563" ns2:paraId="759FA297" ns2:textId="77777777">
        <w:trPr>
          <w:jc w:val="center"/>
        </w:trPr>
        <w:tc>
          <w:tcPr>
            <w:tcW w:w="1814" w:type="dxa"/>
            <w:vAlign w:val="center"/>
          </w:tcPr>
          <w:p ns2:paraId="3F62E446" ns2:textId="77777777" w:rsidR="00E91563" w:rsidRDefault="00000000">
            <w:pPr>
              <w:pStyle w:val="BodyText"/>
            </w:pPr>
            <w:r>
              <w:t>Abat Garriga</w:t>
            </w:r>
          </w:p>
        </w:tc>
        <w:tc>
          <w:tcPr>
            <w:tcW w:w="1814" w:type="dxa"/>
            <w:vAlign w:val="center"/>
          </w:tcPr>
          <w:p ns2:paraId="4FDC36F5" ns2:textId="77777777" w:rsidR="00E91563" w:rsidRDefault="00000000">
            <w:pPr>
              <w:pStyle w:val="BodyText"/>
            </w:pPr>
            <w:r>
              <w:t>1107</w:t>
            </w:r>
          </w:p>
        </w:tc>
        <w:tc>
          <w:tcPr>
            <w:tcW w:w="1814" w:type="dxa"/>
            <w:vAlign w:val="center"/>
          </w:tcPr>
          <w:p ns2:paraId="4E353390" ns2:textId="77777777" w:rsidR="00E91563" w:rsidRDefault="00000000">
            <w:pPr>
              <w:pStyle w:val="BodyText"/>
            </w:pPr>
            <w:r>
              <w:t>17</w:t>
            </w:r>
          </w:p>
        </w:tc>
        <w:tc>
          <w:tcPr>
            <w:tcW w:w="1814" w:type="dxa"/>
            <w:vAlign w:val="center"/>
          </w:tcPr>
          <w:p ns2:paraId="6A07FDFE" ns2:textId="77777777" w:rsidR="00E91563" w:rsidRDefault="00000000">
            <w:pPr>
              <w:pStyle w:val="BodyText"/>
            </w:pPr>
            <w:r>
              <w:t>1.54</w:t>
            </w:r>
          </w:p>
        </w:tc>
        <w:tc>
          <w:tcPr>
            <w:tcW w:w="1814" w:type="dxa"/>
            <w:vAlign w:val="center"/>
          </w:tcPr>
          <w:p ns2:paraId="4FA7DB94" ns2:textId="77777777" w:rsidR="00E91563" w:rsidRDefault="00000000">
            <w:pPr>
              <w:pStyle w:val="BodyText"/>
            </w:pPr>
            <w:r>
              <w:t>Return</w:t>
            </w:r>
          </w:p>
        </w:tc>
      </w:tr>
      <w:tr w:rsidR="00E91563" ns2:paraId="0F8774D6" ns2:textId="77777777">
        <w:trPr>
          <w:jc w:val="center"/>
        </w:trPr>
        <w:tc>
          <w:tcPr>
            <w:tcW w:w="1814" w:type="dxa"/>
            <w:vAlign w:val="center"/>
          </w:tcPr>
          <w:p ns2:paraId="082D754B" ns2:textId="77777777" w:rsidR="00E91563" w:rsidRDefault="00000000">
            <w:pPr>
              <w:pStyle w:val="BodyText"/>
            </w:pPr>
            <w:r>
              <w:t>Abat Marcet</w:t>
            </w:r>
          </w:p>
        </w:tc>
        <w:tc>
          <w:tcPr>
            <w:tcW w:w="1814" w:type="dxa"/>
            <w:vAlign w:val="center"/>
          </w:tcPr>
          <w:p ns2:paraId="52F96A3A" ns2:textId="77777777" w:rsidR="00E91563" w:rsidRDefault="00000000">
            <w:pPr>
              <w:pStyle w:val="BodyText"/>
            </w:pPr>
            <w:r>
              <w:t>951</w:t>
            </w:r>
          </w:p>
        </w:tc>
        <w:tc>
          <w:tcPr>
            <w:tcW w:w="1814" w:type="dxa"/>
            <w:vAlign w:val="center"/>
          </w:tcPr>
          <w:p ns2:paraId="456D24D0" ns2:textId="77777777" w:rsidR="00E91563" w:rsidRDefault="00000000">
            <w:pPr>
              <w:pStyle w:val="BodyText"/>
            </w:pPr>
            <w:r>
              <w:t>10</w:t>
            </w:r>
          </w:p>
        </w:tc>
        <w:tc>
          <w:tcPr>
            <w:tcW w:w="1814" w:type="dxa"/>
            <w:vAlign w:val="center"/>
          </w:tcPr>
          <w:p ns2:paraId="072A0F11" ns2:textId="77777777" w:rsidR="00E91563" w:rsidRDefault="00000000">
            <w:pPr>
              <w:pStyle w:val="BodyText"/>
            </w:pPr>
            <w:r>
              <w:t>1.05</w:t>
            </w:r>
          </w:p>
        </w:tc>
        <w:tc>
          <w:tcPr>
            <w:tcW w:w="1814" w:type="dxa"/>
            <w:vAlign w:val="center"/>
          </w:tcPr>
          <w:p ns2:paraId="7390A7EF" ns2:textId="77777777" w:rsidR="00E91563" w:rsidRDefault="00000000">
            <w:pPr>
              <w:pStyle w:val="BodyText"/>
            </w:pPr>
            <w:r>
              <w:t>Flow</w:t>
            </w:r>
          </w:p>
        </w:tc>
      </w:tr>
      <w:tr w:rsidR="00E91563" ns2:paraId="69150901" ns2:textId="77777777">
        <w:trPr>
          <w:jc w:val="center"/>
        </w:trPr>
        <w:tc>
          <w:tcPr>
            <w:tcW w:w="1814" w:type="dxa"/>
            <w:vAlign w:val="center"/>
          </w:tcPr>
          <w:p ns2:paraId="5A99F6B4" ns2:textId="77777777" w:rsidR="00E91563" w:rsidRDefault="00000000">
            <w:pPr>
              <w:pStyle w:val="BodyText"/>
            </w:pPr>
            <w:r>
              <w:t>Abat Oliba</w:t>
            </w:r>
          </w:p>
        </w:tc>
        <w:tc>
          <w:tcPr>
            <w:tcW w:w="1814" w:type="dxa"/>
            <w:vAlign w:val="center"/>
          </w:tcPr>
          <w:p ns2:paraId="5F9A43BC" ns2:textId="77777777" w:rsidR="00E91563" w:rsidRDefault="00000000">
            <w:pPr>
              <w:pStyle w:val="BodyText"/>
            </w:pPr>
            <w:r>
              <w:t>955</w:t>
            </w:r>
          </w:p>
        </w:tc>
        <w:tc>
          <w:tcPr>
            <w:tcW w:w="1814" w:type="dxa"/>
            <w:vAlign w:val="center"/>
          </w:tcPr>
          <w:p ns2:paraId="3C25762A" ns2:textId="77777777" w:rsidR="00E91563" w:rsidRDefault="00000000">
            <w:pPr>
              <w:pStyle w:val="BodyText"/>
            </w:pPr>
            <w:r>
              <w:t>2</w:t>
            </w:r>
          </w:p>
        </w:tc>
        <w:tc>
          <w:tcPr>
            <w:tcW w:w="1814" w:type="dxa"/>
            <w:vAlign w:val="center"/>
          </w:tcPr>
          <w:p ns2:paraId="0432EE32" ns2:textId="77777777" w:rsidR="00E91563" w:rsidRDefault="00000000">
            <w:pPr>
              <w:pStyle w:val="BodyText"/>
            </w:pPr>
            <w:r>
              <w:t>0.21</w:t>
            </w:r>
          </w:p>
        </w:tc>
        <w:tc>
          <w:tcPr>
            <w:tcW w:w="1814" w:type="dxa"/>
            <w:vAlign w:val="center"/>
          </w:tcPr>
          <w:p ns2:paraId="30E8ABD6" ns2:textId="77777777" w:rsidR="00E91563" w:rsidRDefault="00000000">
            <w:pPr>
              <w:pStyle w:val="BodyText"/>
            </w:pPr>
            <w:r>
              <w:t>Return</w:t>
            </w:r>
          </w:p>
        </w:tc>
      </w:tr>
      <w:tr w:rsidR="00E91563" ns2:paraId="2A2F5DA1" ns2:textId="77777777">
        <w:trPr>
          <w:jc w:val="center"/>
        </w:trPr>
        <w:tc>
          <w:tcPr>
            <w:tcW w:w="1814" w:type="dxa"/>
            <w:vAlign w:val="center"/>
          </w:tcPr>
          <w:p ns2:paraId="67076A84" ns2:textId="77777777" w:rsidR="00E91563" w:rsidRDefault="00000000">
            <w:pPr>
              <w:pStyle w:val="BodyText"/>
            </w:pPr>
            <w:r>
              <w:t>Hostatgeria DHW Radiators</w:t>
            </w:r>
          </w:p>
        </w:tc>
        <w:tc>
          <w:tcPr>
            <w:tcW w:w="1814" w:type="dxa"/>
            <w:vAlign w:val="center"/>
          </w:tcPr>
          <w:p ns2:paraId="228E2D29" ns2:textId="77777777" w:rsidR="00E91563" w:rsidRDefault="00000000">
            <w:pPr>
              <w:pStyle w:val="BodyText"/>
            </w:pPr>
            <w:r>
              <w:t>1075</w:t>
            </w:r>
          </w:p>
        </w:tc>
        <w:tc>
          <w:tcPr>
            <w:tcW w:w="1814" w:type="dxa"/>
            <w:vAlign w:val="center"/>
          </w:tcPr>
          <w:p ns2:paraId="43674441" ns2:textId="77777777" w:rsidR="00E91563" w:rsidRDefault="00000000">
            <w:pPr>
              <w:pStyle w:val="BodyText"/>
            </w:pPr>
            <w:r>
              <w:t>50</w:t>
            </w:r>
          </w:p>
        </w:tc>
        <w:tc>
          <w:tcPr>
            <w:tcW w:w="1814" w:type="dxa"/>
            <w:vAlign w:val="center"/>
          </w:tcPr>
          <w:p ns2:paraId="6BB23A97" ns2:textId="77777777" w:rsidR="00E91563" w:rsidRDefault="00000000">
            <w:pPr>
              <w:pStyle w:val="BodyText"/>
            </w:pPr>
            <w:r>
              <w:t>4.65</w:t>
            </w:r>
          </w:p>
        </w:tc>
        <w:tc>
          <w:tcPr>
            <w:tcW w:w="1814" w:type="dxa"/>
            <w:vAlign w:val="center"/>
          </w:tcPr>
          <w:p ns2:paraId="2F7EAFEA" ns2:textId="77777777" w:rsidR="00E91563" w:rsidRDefault="00000000">
            <w:pPr>
              <w:pStyle w:val="BodyText"/>
            </w:pPr>
            <w:r>
              <w:t>Flow</w:t>
            </w:r>
          </w:p>
        </w:tc>
      </w:tr>
      <w:tr w:rsidR="00E91563" ns2:paraId="632B9A1D" ns2:textId="77777777">
        <w:trPr>
          <w:jc w:val="center"/>
        </w:trPr>
        <w:tc>
          <w:tcPr>
            <w:tcW w:w="1814" w:type="dxa"/>
            <w:vAlign w:val="center"/>
          </w:tcPr>
          <w:p ns2:paraId="7627B71C" ns2:textId="77777777" w:rsidR="00E91563" w:rsidRDefault="00000000">
            <w:pPr>
              <w:pStyle w:val="BodyText"/>
            </w:pPr>
            <w:r>
              <w:t>Hostatgeria Underfloor</w:t>
            </w:r>
          </w:p>
        </w:tc>
        <w:tc>
          <w:tcPr>
            <w:tcW w:w="1814" w:type="dxa"/>
            <w:vAlign w:val="center"/>
          </w:tcPr>
          <w:p ns2:paraId="6CA8B444" ns2:textId="77777777" w:rsidR="00E91563" w:rsidRDefault="00000000">
            <w:pPr>
              <w:pStyle w:val="BodyText"/>
            </w:pPr>
            <w:r>
              <w:t>323</w:t>
            </w:r>
          </w:p>
        </w:tc>
        <w:tc>
          <w:tcPr>
            <w:tcW w:w="1814" w:type="dxa"/>
            <w:vAlign w:val="center"/>
          </w:tcPr>
          <w:p ns2:paraId="1F1881BA" ns2:textId="77777777" w:rsidR="00E91563" w:rsidRDefault="00000000">
            <w:pPr>
              <w:pStyle w:val="BodyText"/>
            </w:pPr>
            <w:r>
              <w:t>5</w:t>
            </w:r>
          </w:p>
        </w:tc>
        <w:tc>
          <w:tcPr>
            <w:tcW w:w="1814" w:type="dxa"/>
            <w:vAlign w:val="center"/>
          </w:tcPr>
          <w:p ns2:paraId="0A357B24" ns2:textId="77777777" w:rsidR="00E91563" w:rsidRDefault="00000000">
            <w:pPr>
              <w:pStyle w:val="BodyText"/>
            </w:pPr>
            <w:r>
              <w:t>1.55</w:t>
            </w:r>
          </w:p>
        </w:tc>
        <w:tc>
          <w:tcPr>
            <w:tcW w:w="1814" w:type="dxa"/>
            <w:vAlign w:val="center"/>
          </w:tcPr>
          <w:p ns2:paraId="40C1BAE4" ns2:textId="77777777" w:rsidR="00E91563" w:rsidRDefault="00000000">
            <w:pPr>
              <w:pStyle w:val="BodyText"/>
            </w:pPr>
            <w:r>
              <w:t>Supply</w:t>
            </w:r>
          </w:p>
        </w:tc>
      </w:tr>
      <w:tr w:rsidR="00E91563" ns2:paraId="4A9E09D5" ns2:textId="77777777">
        <w:trPr>
          <w:jc w:val="center"/>
        </w:trPr>
        <w:tc>
          <w:tcPr>
            <w:tcW w:w="1814" w:type="dxa"/>
            <w:vAlign w:val="center"/>
          </w:tcPr>
          <w:p ns2:paraId="1AC429D9" ns2:textId="77777777" w:rsidR="00E91563" w:rsidRDefault="00000000">
            <w:pPr>
              <w:pStyle w:val="BodyText"/>
            </w:pPr>
            <w:r>
              <w:lastRenderedPageBreak/>
              <w:t>Nostra Senyora</w:t>
            </w:r>
          </w:p>
        </w:tc>
        <w:tc>
          <w:tcPr>
            <w:tcW w:w="1814" w:type="dxa"/>
            <w:vAlign w:val="center"/>
          </w:tcPr>
          <w:p ns2:paraId="72861F1A" ns2:textId="77777777" w:rsidR="00E91563" w:rsidRDefault="00000000">
            <w:pPr>
              <w:pStyle w:val="BodyText"/>
            </w:pPr>
            <w:r>
              <w:t>1111</w:t>
            </w:r>
          </w:p>
        </w:tc>
        <w:tc>
          <w:tcPr>
            <w:tcW w:w="1814" w:type="dxa"/>
            <w:vAlign w:val="center"/>
          </w:tcPr>
          <w:p ns2:paraId="1E642E45" ns2:textId="77777777" w:rsidR="00E91563" w:rsidRDefault="00000000">
            <w:pPr>
              <w:pStyle w:val="BodyText"/>
            </w:pPr>
            <w:r>
              <w:t>18</w:t>
            </w:r>
          </w:p>
        </w:tc>
        <w:tc>
          <w:tcPr>
            <w:tcW w:w="1814" w:type="dxa"/>
            <w:vAlign w:val="center"/>
          </w:tcPr>
          <w:p ns2:paraId="044FD06E" ns2:textId="77777777" w:rsidR="00E91563" w:rsidRDefault="00000000">
            <w:pPr>
              <w:pStyle w:val="BodyText"/>
            </w:pPr>
            <w:r>
              <w:t>1.62</w:t>
            </w:r>
          </w:p>
        </w:tc>
        <w:tc>
          <w:tcPr>
            <w:tcW w:w="1814" w:type="dxa"/>
            <w:vAlign w:val="center"/>
          </w:tcPr>
          <w:p ns2:paraId="04FBCAC1" ns2:textId="77777777" w:rsidR="00E91563" w:rsidRDefault="00000000">
            <w:pPr>
              <w:pStyle w:val="BodyText"/>
            </w:pPr>
            <w:r>
              <w:t>Supply</w:t>
            </w:r>
          </w:p>
        </w:tc>
      </w:tr>
    </w:tbl>
    <w:p ns2:paraId="2BEC014E" ns2:textId="77777777" w:rsidR="00E91563" w:rsidRDefault="00E91563"/>
    <w:p ns2:paraId="17FAC768" ns2:textId="77777777" w:rsidR="00E91563" w:rsidRDefault="00000000">
      <w:pPr>
        <w:pStyle w:val="Heading2"/>
        <w:spacing w:before="160" w:after="120"/>
      </w:pPr>
      <w:bookmarkStart w:id="67" w:name="_Toc233037938"/>
      <w:r>
        <w:t>4.1 Current main result set</w:t>
      </w:r>
      <w:bookmarkEnd w:id="67"/>
    </w:p>
    <w:p ns2:paraId="0AC0B1DB" ns2:textId="77777777" w:rsidR="00E91563" w:rsidRPr="003D22B2" w:rsidRDefault="00000000">
      <w:pPr>
        <w:pStyle w:val="BodyTextFirstIndent"/>
        <w:rPr>
          <w:lang w:val="en-US"/>
        </w:rPr>
      </w:pPr>
      <w:r w:rsidRPr="003D22B2">
        <w:rPr>
          <w:lang w:val="en-US"/>
        </w:rP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ns2:paraId="1D73E691" ns2:textId="77777777" w:rsidR="00F124F2" w:rsidRPr="003D22B2" w:rsidRDefault="00000000">
      <w:pPr>
        <w:pStyle w:val="BodyText"/>
        <w:rPr>
          <w:lang w:val="en-US"/>
        </w:rPr>
      </w:pPr>
      <w:r w:rsidRPr="003D22B2">
        <w:rPr>
          <w:lang w:val="en-US"/>
        </w:rP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ns2:paraId="02611183" ns2:textId="77777777" w:rsidR="00FB222B" w:rsidRPr="003D22B2" w:rsidRDefault="00000000">
      <w:pPr>
        <w:pStyle w:val="BodyText"/>
        <w:rPr>
          <w:lang w:val="en-US"/>
        </w:rPr>
      </w:pPr>
      <w:r w:rsidRPr="003D22B2">
        <w:rPr>
          <w:lang w:val="en-US"/>
        </w:rPr>
        <w:t>Figure 3 summarizes the retained-window counts, flagged anomalies, and anomaly rates across the seven selected buildings.</w:t>
      </w:r>
    </w:p>
    <w:p ns2:paraId="60E970FB" ns2:textId="77777777" w:rsidR="00FB222B" w:rsidRDefault="00000000">
      <w:pPr>
        <w:pStyle w:val="BodyText"/>
        <w:jc w:val="center"/>
      </w:pPr>
      <w:r>
        <w:rPr>
          <w:noProof/>
        </w:rPr>
        <w:drawing>
          <ns5:inline distT="0" distB="0" distL="0" distR="0" ns6:anchorId="56F75D68" ns6:editId="6AC737DE">
            <ns5:extent cx="5212080" cy="1888167"/>
            <ns5:effectExtent l="0" t="0" r="0" b="0"/>
            <ns5:docPr id="3000" name="thesis_selected7_anomaly_summary"/>
            <ns5:cNvGraphicFramePr>
              <ns7:graphicFrameLocks noChangeAspect="1"/>
            </ns5:cNvGraphicFramePr>
            <ns7:graphic>
              <ns7:graphicData uri="http://schemas.openxmlformats.org/drawingml/2006/picture">
                <ns8:pic>
                  <ns8:nvPicPr>
                    <ns8:cNvPr id="3000" name="thesis_selected7_anomaly_summary"/>
                    <ns8:cNvPicPr/>
                  </ns8:nvPicPr>
                  <ns8:blipFill>
                    <ns7:blip ns3:embed="rId17"/>
                    <ns7:stretch>
                      <ns7:fillRect/>
                    </ns7:stretch>
                  </ns8:blipFill>
                  <ns8:spPr>
                    <ns7:xfrm>
                      <ns7:off x="0" y="0"/>
                      <ns7:ext cx="5212080" cy="1888167"/>
                    </ns7:xfrm>
                    <ns7:prstGeom prst="rect">
                      <ns7:avLst/>
                    </ns7:prstGeom>
                  </ns8:spPr>
                </ns8:pic>
              </ns7:graphicData>
            </ns7:graphic>
          </ns5:inline>
        </w:drawing>
      </w:r>
    </w:p>
    <w:p ns2:paraId="76A03555" ns2:textId="77777777" w:rsidR="00FB222B" w:rsidRPr="003D22B2" w:rsidRDefault="00000000">
      <w:pPr>
        <w:pStyle w:val="Caption"/>
        <w:jc w:val="center"/>
        <w:rPr>
          <w:lang w:val="en-US"/>
        </w:rPr>
      </w:pPr>
      <w:r w:rsidRPr="003D22B2">
        <w:rPr>
          <w:lang w:val="en-US"/>
        </w:rPr>
        <w:t>Figure 3. Retained-window count, flagged-window count, and flagged-window rate for the seven selected buildings.</w:t>
      </w:r>
    </w:p>
    <w:p ns2:paraId="7B2B0126" ns2:textId="77777777" w:rsidR="00FB222B" w:rsidRPr="003D22B2" w:rsidRDefault="00000000">
      <w:pPr>
        <w:pStyle w:val="BodyText"/>
        <w:rPr>
          <w:lang w:val="en-US"/>
        </w:rPr>
      </w:pPr>
      <w:r w:rsidRPr="003D22B2">
        <w:rPr>
          <w:i/>
          <w:lang w:val="en-US"/>
        </w:rPr>
        <w:t>Source: author-generated figure based on processed historical district-heating data.</w:t>
      </w:r>
    </w:p>
    <w:p ns2:paraId="3BD81800" ns2:textId="77777777" w:rsidR="00FB222B" w:rsidRPr="003D22B2" w:rsidRDefault="00000000">
      <w:pPr>
        <w:pStyle w:val="BodyText"/>
        <w:rPr>
          <w:lang w:val="en-US"/>
        </w:rPr>
      </w:pPr>
      <w:r w:rsidRPr="003D22B2">
        <w:rPr>
          <w:lang w:val="en-US"/>
        </w:rPr>
        <w:t xml:space="preserve">Interpretation. This figure compares usable window count, flagged anomaly count, and flagged anomaly rate across the seven selected buildings. The retained-window count shows </w:t>
      </w:r>
      <w:r w:rsidRPr="003D22B2">
        <w:rPr>
          <w:lang w:val="en-US"/>
        </w:rPr>
        <w:lastRenderedPageBreak/>
        <w:t>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ns2:paraId="6C1D81F4" ns2:textId="77777777" w:rsidR="001A73D1" w:rsidRPr="003D22B2" w:rsidRDefault="00000000">
      <w:pPr>
        <w:pStyle w:val="BodyText"/>
        <w:rPr>
          <w:lang w:val="en-US"/>
        </w:rPr>
      </w:pPr>
      <w:r w:rsidRPr="003D22B2">
        <w:rPr>
          <w:lang w:val="en-US"/>
        </w:rPr>
        <w:t>Figure 3A summarizes the median daily retained-window profiles for all seven buildings.</w:t>
      </w:r>
    </w:p>
    <w:p ns2:paraId="430F5232" ns2:textId="77777777" w:rsidR="001A73D1" w:rsidRDefault="00000000">
      <w:pPr>
        <w:pStyle w:val="BodyText"/>
        <w:jc w:val="center"/>
      </w:pPr>
      <w:r>
        <w:rPr>
          <w:noProof/>
        </w:rPr>
        <w:drawing>
          <ns5:inline distT="0" distB="0" distL="0" distR="0" ns6:anchorId="04381EF4" ns6:editId="78081E80">
            <ns5:extent cx="4844229" cy="6675120"/>
            <ns5:effectExtent l="0" t="0" r="0" b="0"/>
            <ns5:docPr id="9000" name="thesis_selected7_retained_window_profiles"/>
            <ns5:cNvGraphicFramePr>
              <ns7:graphicFrameLocks noChangeAspect="1"/>
            </ns5:cNvGraphicFramePr>
            <ns7:graphic>
              <ns7:graphicData uri="http://schemas.openxmlformats.org/drawingml/2006/picture">
                <ns8:pic>
                  <ns8:nvPicPr>
                    <ns8:cNvPr id="9000" name="thesis_selected7_retained_window_profiles"/>
                    <ns8:cNvPicPr/>
                  </ns8:nvPicPr>
                  <ns8:blipFill>
                    <ns7:blip ns3:embed="rId18"/>
                    <ns7:stretch>
                      <ns7:fillRect/>
                    </ns7:stretch>
                  </ns8:blipFill>
                  <ns8:spPr>
                    <ns7:xfrm>
                      <ns7:off x="0" y="0"/>
                      <ns7:ext cx="4844229" cy="6675120"/>
                    </ns7:xfrm>
                    <ns7:prstGeom prst="rect">
                      <ns7:avLst/>
                    </ns7:prstGeom>
                  </ns8:spPr>
                </ns8:pic>
              </ns7:graphicData>
            </ns7:graphic>
          </ns5:inline>
        </w:drawing>
      </w:r>
    </w:p>
    <w:p ns2:paraId="3DD11903" ns2:textId="77777777" w:rsidR="001A73D1" w:rsidRPr="003D22B2" w:rsidRDefault="00000000">
      <w:pPr>
        <w:pStyle w:val="Caption"/>
        <w:jc w:val="center"/>
        <w:rPr>
          <w:lang w:val="en-US"/>
        </w:rPr>
      </w:pPr>
      <w:r w:rsidRPr="003D22B2">
        <w:rPr>
          <w:lang w:val="en-US"/>
        </w:rPr>
        <w:t>Figure 3A. Median daily retained-window profiles for the seven selected buildings. Supply and return temperatures are shown with 10th-90th percentile bands, and flow is shown on the secondary axis with its own 10th-90th percentile band.</w:t>
      </w:r>
    </w:p>
    <w:p ns2:paraId="19B9618F" ns2:textId="77777777" w:rsidR="001A73D1" w:rsidRPr="003D22B2" w:rsidRDefault="00000000">
      <w:pPr>
        <w:pStyle w:val="BodyText"/>
        <w:rPr>
          <w:lang w:val="en-US"/>
        </w:rPr>
      </w:pPr>
      <w:r w:rsidRPr="003D22B2">
        <w:rPr>
          <w:i/>
          <w:lang w:val="en-US"/>
        </w:rPr>
        <w:lastRenderedPageBreak/>
        <w:t>Source: author-generated figure based on all retained 24-hour windows before anomaly filtering.</w:t>
      </w:r>
    </w:p>
    <w:p ns2:paraId="77E059C7" ns2:textId="77777777" w:rsidR="001A73D1" w:rsidRPr="003D22B2" w:rsidRDefault="00000000">
      <w:pPr>
        <w:pStyle w:val="BodyText"/>
        <w:rPr>
          <w:lang w:val="en-US"/>
        </w:rPr>
      </w:pPr>
      <w:r w:rsidRPr="003D22B2">
        <w:rPr>
          <w:lang w:val="en-US"/>
        </w:rP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ns2:paraId="74E11549" ns2:textId="77777777" w:rsidR="00FB222B" w:rsidRPr="003D22B2" w:rsidRDefault="00000000">
      <w:pPr>
        <w:pStyle w:val="BodyText"/>
        <w:rPr>
          <w:lang w:val="en-US"/>
        </w:rPr>
      </w:pPr>
      <w:r w:rsidRPr="003D22B2">
        <w:rPr>
          <w:lang w:val="en-US"/>
        </w:rPr>
        <w:t>Figure 4 shows the reconstruction-error timelines that underpin the anomaly counts reported in this section.</w:t>
      </w:r>
    </w:p>
    <w:p ns2:paraId="79FA843B" ns2:textId="77777777" w:rsidR="00FB222B" w:rsidRDefault="00000000">
      <w:pPr>
        <w:pStyle w:val="BodyText"/>
        <w:jc w:val="center"/>
      </w:pPr>
      <w:r>
        <w:rPr>
          <w:noProof/>
        </w:rPr>
        <w:drawing>
          <ns5:inline distT="0" distB="0" distL="0" distR="0" ns6:anchorId="77B73EB9" ns6:editId="4BEE41CF">
            <ns5:extent cx="5212080" cy="2419754"/>
            <ns5:effectExtent l="0" t="0" r="0" b="0"/>
            <ns5:docPr id="3001" name="thesis_selected5_clean_reconstruction_error_grid"/>
            <ns5:cNvGraphicFramePr>
              <ns7:graphicFrameLocks noChangeAspect="1"/>
            </ns5:cNvGraphicFramePr>
            <ns7:graphic>
              <ns7:graphicData uri="http://schemas.openxmlformats.org/drawingml/2006/picture">
                <ns8:pic>
                  <ns8:nvPicPr>
                    <ns8:cNvPr id="3001" name="thesis_selected5_clean_reconstruction_error_grid"/>
                    <ns8:cNvPicPr/>
                  </ns8:nvPicPr>
                  <ns8:blipFill>
                    <ns7:blip ns3:embed="rId19"/>
                    <ns7:stretch>
                      <ns7:fillRect/>
                    </ns7:stretch>
                  </ns8:blipFill>
                  <ns8:spPr>
                    <ns7:xfrm>
                      <ns7:off x="0" y="0"/>
                      <ns7:ext cx="5212080" cy="2419754"/>
                    </ns7:xfrm>
                    <ns7:prstGeom prst="rect">
                      <ns7:avLst/>
                    </ns7:prstGeom>
                  </ns8:spPr>
                </ns8:pic>
              </ns7:graphicData>
            </ns7:graphic>
          </ns5:inline>
        </w:drawing>
      </w:r>
    </w:p>
    <w:p ns2:paraId="1AAFCF3C" ns2:textId="77777777" w:rsidR="00FB222B" w:rsidRPr="003D22B2" w:rsidRDefault="00000000">
      <w:pPr>
        <w:pStyle w:val="Caption"/>
        <w:jc w:val="center"/>
        <w:rPr>
          <w:lang w:val="en-US"/>
        </w:rPr>
      </w:pPr>
      <w:r w:rsidRPr="003D22B2">
        <w:rPr>
          <w:lang w:val="en-US"/>
        </w:rPr>
        <w:t>Figure 4. Reconstruction-error timelines for the five selected buildings with clean timeline views. The dashed line is the anomaly threshold and the highlighted points are flagged windows.</w:t>
      </w:r>
    </w:p>
    <w:p ns2:paraId="65ADF7C1" ns2:textId="77777777" w:rsidR="00FB222B" w:rsidRPr="003D22B2" w:rsidRDefault="00000000">
      <w:pPr>
        <w:pStyle w:val="BodyText"/>
        <w:rPr>
          <w:lang w:val="en-US"/>
        </w:rPr>
      </w:pPr>
      <w:r w:rsidRPr="003D22B2">
        <w:rPr>
          <w:i/>
          <w:lang w:val="en-US"/>
        </w:rPr>
        <w:t>Source: author-generated figure based on autoencoder reconstruction error across retained windows.</w:t>
      </w:r>
    </w:p>
    <w:p ns2:paraId="5E06817A" ns2:textId="77777777" w:rsidR="00FB222B" w:rsidRPr="003D22B2" w:rsidRDefault="00000000">
      <w:pPr>
        <w:pStyle w:val="BodyText"/>
        <w:rPr>
          <w:lang w:val="en-US"/>
        </w:rPr>
      </w:pPr>
      <w:r w:rsidRPr="003D22B2">
        <w:rPr>
          <w:lang w:val="en-US"/>
        </w:rP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ns2:paraId="3AA20168" ns2:textId="77777777" w:rsidR="00FB222B" w:rsidRPr="003D22B2" w:rsidRDefault="00000000">
      <w:pPr>
        <w:pStyle w:val="BodyText"/>
        <w:rPr>
          <w:lang w:val="en-US"/>
        </w:rPr>
      </w:pPr>
      <w:r w:rsidRPr="003D22B2">
        <w:rPr>
          <w:lang w:val="en-US"/>
        </w:rPr>
        <w:t>Figure 5 shows the top reviewed anomaly window for Abat Cisneros.</w:t>
      </w:r>
    </w:p>
    <w:p ns2:paraId="741CD5AF" ns2:textId="77777777" w:rsidR="00FB222B" w:rsidRDefault="00000000">
      <w:pPr>
        <w:pStyle w:val="BodyText"/>
        <w:jc w:val="center"/>
      </w:pPr>
      <w:r>
        <w:rPr>
          <w:noProof/>
        </w:rPr>
        <w:lastRenderedPageBreak/>
        <w:drawing>
          <ns5:inline distT="0" distB="0" distL="0" distR="0" ns6:anchorId="0E5F6CC2" ns6:editId="7DDBF7AF">
            <ns5:extent cx="5212080" cy="3909059"/>
            <ns5:effectExtent l="0" t="0" r="0" b="0"/>
            <ns5:docPr id="3002" name="inspect_autoencoder_cons_abat_cisneros_stabilized_log_01"/>
            <ns5:cNvGraphicFramePr>
              <ns7:graphicFrameLocks noChangeAspect="1"/>
            </ns5:cNvGraphicFramePr>
            <ns7:graphic>
              <ns7:graphicData uri="http://schemas.openxmlformats.org/drawingml/2006/picture">
                <ns8:pic>
                  <ns8:nvPicPr>
                    <ns8:cNvPr id="3002" name="inspect_autoencoder_cons_abat_cisneros_stabilized_log_01"/>
                    <ns8:cNvPicPr/>
                  </ns8:nvPicPr>
                  <ns8:blipFill>
                    <ns7:blip ns3:embed="rId20"/>
                    <ns7:stretch>
                      <ns7:fillRect/>
                    </ns7:stretch>
                  </ns8:blipFill>
                  <ns8:spPr>
                    <ns7:xfrm>
                      <ns7:off x="0" y="0"/>
                      <ns7:ext cx="5212080" cy="3909059"/>
                    </ns7:xfrm>
                    <ns7:prstGeom prst="rect">
                      <ns7:avLst/>
                    </ns7:prstGeom>
                  </ns8:spPr>
                </ns8:pic>
              </ns7:graphicData>
            </ns7:graphic>
          </ns5:inline>
        </w:drawing>
      </w:r>
    </w:p>
    <w:p ns2:paraId="113E91CA" ns2:textId="77777777" w:rsidR="00FB222B" w:rsidRPr="003D22B2" w:rsidRDefault="00000000">
      <w:pPr>
        <w:pStyle w:val="Caption"/>
        <w:jc w:val="center"/>
        <w:rPr>
          <w:lang w:val="en-US"/>
        </w:rPr>
      </w:pPr>
      <w:r w:rsidRPr="003D22B2">
        <w:rPr>
          <w:lang w:val="en-US"/>
        </w:rPr>
        <w:t>Figure 5. Abat Cisneros top reviewed anomaly window. The four traces show supply temperature [deg C], return temperature [deg C], flow [kg/s], and delta-T [deg C] over the 24-hour anomaly window.</w:t>
      </w:r>
    </w:p>
    <w:p ns2:paraId="286BA590" ns2:textId="77777777" w:rsidR="00FB222B" w:rsidRPr="003D22B2" w:rsidRDefault="00000000">
      <w:pPr>
        <w:pStyle w:val="BodyText"/>
        <w:rPr>
          <w:lang w:val="en-US"/>
        </w:rPr>
      </w:pPr>
      <w:r w:rsidRPr="003D22B2">
        <w:rPr>
          <w:i/>
          <w:lang w:val="en-US"/>
        </w:rPr>
        <w:t>Source: author-generated anomaly inspection plot for Abat Cisneros.</w:t>
      </w:r>
    </w:p>
    <w:p ns2:paraId="44BB3B1C" ns2:textId="77777777" w:rsidR="00FB222B" w:rsidRPr="003D22B2" w:rsidRDefault="00000000">
      <w:pPr>
        <w:pStyle w:val="BodyText"/>
        <w:rPr>
          <w:lang w:val="en-US"/>
        </w:rPr>
      </w:pPr>
      <w:r w:rsidRPr="003D22B2">
        <w:rPr>
          <w:lang w:val="en-US"/>
        </w:rP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ns2:paraId="5DD78B0B" ns2:textId="77777777" w:rsidR="00FB222B" w:rsidRPr="003D22B2" w:rsidRDefault="00000000">
      <w:pPr>
        <w:pStyle w:val="BodyText"/>
        <w:rPr>
          <w:lang w:val="en-US"/>
        </w:rPr>
      </w:pPr>
      <w:r w:rsidRPr="003D22B2">
        <w:rPr>
          <w:lang w:val="en-US"/>
        </w:rPr>
        <w:t>Figure 6 shows the top reviewed anomaly window for Abat Garriga.</w:t>
      </w:r>
    </w:p>
    <w:p ns2:paraId="30FE1816" ns2:textId="77777777" w:rsidR="00FB222B" w:rsidRDefault="00000000">
      <w:pPr>
        <w:pStyle w:val="BodyText"/>
        <w:jc w:val="center"/>
      </w:pPr>
      <w:r>
        <w:rPr>
          <w:noProof/>
        </w:rPr>
        <w:lastRenderedPageBreak/>
        <w:drawing>
          <ns5:inline distT="0" distB="0" distL="0" distR="0" ns6:anchorId="7AB9F107" ns6:editId="4A608E81">
            <ns5:extent cx="5212080" cy="3909059"/>
            <ns5:effectExtent l="0" t="0" r="0" b="0"/>
            <ns5:docPr id="3003" name="inspect_autoencoder_cons_abat_garriga_stabilized_log_01"/>
            <ns5:cNvGraphicFramePr>
              <ns7:graphicFrameLocks noChangeAspect="1"/>
            </ns5:cNvGraphicFramePr>
            <ns7:graphic>
              <ns7:graphicData uri="http://schemas.openxmlformats.org/drawingml/2006/picture">
                <ns8:pic>
                  <ns8:nvPicPr>
                    <ns8:cNvPr id="3003" name="inspect_autoencoder_cons_abat_garriga_stabilized_log_01"/>
                    <ns8:cNvPicPr/>
                  </ns8:nvPicPr>
                  <ns8:blipFill>
                    <ns7:blip ns3:embed="rId21"/>
                    <ns7:stretch>
                      <ns7:fillRect/>
                    </ns7:stretch>
                  </ns8:blipFill>
                  <ns8:spPr>
                    <ns7:xfrm>
                      <ns7:off x="0" y="0"/>
                      <ns7:ext cx="5212080" cy="3909059"/>
                    </ns7:xfrm>
                    <ns7:prstGeom prst="rect">
                      <ns7:avLst/>
                    </ns7:prstGeom>
                  </ns8:spPr>
                </ns8:pic>
              </ns7:graphicData>
            </ns7:graphic>
          </ns5:inline>
        </w:drawing>
      </w:r>
    </w:p>
    <w:p ns2:paraId="1EEEDDD5" ns2:textId="77777777" w:rsidR="00FB222B" w:rsidRPr="003D22B2" w:rsidRDefault="00000000">
      <w:pPr>
        <w:pStyle w:val="Caption"/>
        <w:jc w:val="center"/>
        <w:rPr>
          <w:lang w:val="en-US"/>
        </w:rPr>
      </w:pPr>
      <w:r w:rsidRPr="003D22B2">
        <w:rPr>
          <w:lang w:val="en-US"/>
        </w:rPr>
        <w:t>Figure 6. Abat Garriga top reviewed anomaly window. The four traces show supply temperature [deg C], return temperature [deg C], flow [kg/s], and delta-T [deg C] over the 24-hour anomaly window.</w:t>
      </w:r>
    </w:p>
    <w:p ns2:paraId="4CC1060D" ns2:textId="77777777" w:rsidR="00FB222B" w:rsidRPr="003D22B2" w:rsidRDefault="00000000">
      <w:pPr>
        <w:pStyle w:val="BodyText"/>
        <w:rPr>
          <w:lang w:val="en-US"/>
        </w:rPr>
      </w:pPr>
      <w:r w:rsidRPr="003D22B2">
        <w:rPr>
          <w:i/>
          <w:lang w:val="en-US"/>
        </w:rPr>
        <w:t>Source: author-generated anomaly inspection plot for Abat Garriga.</w:t>
      </w:r>
    </w:p>
    <w:p ns2:paraId="2411FA1D" ns2:textId="77777777" w:rsidR="00FB222B" w:rsidRPr="003D22B2" w:rsidRDefault="00000000">
      <w:pPr>
        <w:pStyle w:val="BodyText"/>
        <w:rPr>
          <w:lang w:val="en-US"/>
        </w:rPr>
      </w:pPr>
      <w:r w:rsidRPr="003D22B2">
        <w:rPr>
          <w:lang w:val="en-US"/>
        </w:rP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ns2:paraId="60B4F8C2" ns2:textId="77777777" w:rsidR="00FB222B" w:rsidRPr="003D22B2" w:rsidRDefault="00000000">
      <w:pPr>
        <w:pStyle w:val="BodyText"/>
        <w:rPr>
          <w:lang w:val="en-US"/>
        </w:rPr>
      </w:pPr>
      <w:r w:rsidRPr="003D22B2">
        <w:rPr>
          <w:lang w:val="en-US"/>
        </w:rPr>
        <w:t>Figure 7 shows the top reviewed anomaly window for Abat Marcet.</w:t>
      </w:r>
    </w:p>
    <w:p ns2:paraId="19B81C98" ns2:textId="77777777" w:rsidR="00FB222B" w:rsidRDefault="00000000">
      <w:pPr>
        <w:pStyle w:val="BodyText"/>
        <w:jc w:val="center"/>
      </w:pPr>
      <w:r>
        <w:rPr>
          <w:noProof/>
        </w:rPr>
        <w:lastRenderedPageBreak/>
        <w:drawing>
          <ns5:inline distT="0" distB="0" distL="0" distR="0" ns6:anchorId="7547D988" ns6:editId="60711B1C">
            <ns5:extent cx="5212080" cy="3909059"/>
            <ns5:effectExtent l="0" t="0" r="0" b="0"/>
            <ns5:docPr id="3004" name="inspect_autoencoder_cons_abat_marcet_stabilized_log_01"/>
            <ns5:cNvGraphicFramePr>
              <ns7:graphicFrameLocks noChangeAspect="1"/>
            </ns5:cNvGraphicFramePr>
            <ns7:graphic>
              <ns7:graphicData uri="http://schemas.openxmlformats.org/drawingml/2006/picture">
                <ns8:pic>
                  <ns8:nvPicPr>
                    <ns8:cNvPr id="3004" name="inspect_autoencoder_cons_abat_marcet_stabilized_log_01"/>
                    <ns8:cNvPicPr/>
                  </ns8:nvPicPr>
                  <ns8:blipFill>
                    <ns7:blip ns3:embed="rId22"/>
                    <ns7:stretch>
                      <ns7:fillRect/>
                    </ns7:stretch>
                  </ns8:blipFill>
                  <ns8:spPr>
                    <ns7:xfrm>
                      <ns7:off x="0" y="0"/>
                      <ns7:ext cx="5212080" cy="3909059"/>
                    </ns7:xfrm>
                    <ns7:prstGeom prst="rect">
                      <ns7:avLst/>
                    </ns7:prstGeom>
                  </ns8:spPr>
                </ns8:pic>
              </ns7:graphicData>
            </ns7:graphic>
          </ns5:inline>
        </w:drawing>
      </w:r>
    </w:p>
    <w:p ns2:paraId="472DBF32" ns2:textId="77777777" w:rsidR="00FB222B" w:rsidRPr="003D22B2" w:rsidRDefault="00000000">
      <w:pPr>
        <w:pStyle w:val="Caption"/>
        <w:jc w:val="center"/>
        <w:rPr>
          <w:lang w:val="en-US"/>
        </w:rPr>
      </w:pPr>
      <w:r w:rsidRPr="003D22B2">
        <w:rPr>
          <w:lang w:val="en-US"/>
        </w:rPr>
        <w:t>Figure 7. Abat Marcet top reviewed anomaly window. The four traces show supply temperature [deg C], return temperature [deg C], flow [kg/s], and delta-T [deg C] over the 24-hour anomaly window.</w:t>
      </w:r>
    </w:p>
    <w:p ns2:paraId="410CC20C" ns2:textId="77777777" w:rsidR="00FB222B" w:rsidRPr="003D22B2" w:rsidRDefault="00000000">
      <w:pPr>
        <w:pStyle w:val="BodyText"/>
        <w:rPr>
          <w:lang w:val="en-US"/>
        </w:rPr>
      </w:pPr>
      <w:r w:rsidRPr="003D22B2">
        <w:rPr>
          <w:i/>
          <w:lang w:val="en-US"/>
        </w:rPr>
        <w:t>Source: author-generated anomaly inspection plot for Abat Marcet.</w:t>
      </w:r>
    </w:p>
    <w:p ns2:paraId="217D1AE1" ns2:textId="77777777" w:rsidR="00FB222B" w:rsidRPr="003D22B2" w:rsidRDefault="00000000">
      <w:pPr>
        <w:pStyle w:val="BodyText"/>
        <w:rPr>
          <w:lang w:val="en-US"/>
        </w:rPr>
      </w:pPr>
      <w:r w:rsidRPr="003D22B2">
        <w:rPr>
          <w:lang w:val="en-US"/>
        </w:rP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ns2:paraId="577CFF61" ns2:textId="77777777" w:rsidR="00FB222B" w:rsidRPr="003D22B2" w:rsidRDefault="00000000">
      <w:pPr>
        <w:pStyle w:val="BodyText"/>
        <w:rPr>
          <w:lang w:val="en-US"/>
        </w:rPr>
      </w:pPr>
      <w:r w:rsidRPr="003D22B2">
        <w:rPr>
          <w:lang w:val="en-US"/>
        </w:rPr>
        <w:t>Figure 8 shows the top reviewed anomaly window for Abat Oliba.</w:t>
      </w:r>
    </w:p>
    <w:p ns2:paraId="715E1DAD" ns2:textId="77777777" w:rsidR="00FB222B" w:rsidRDefault="00000000">
      <w:pPr>
        <w:pStyle w:val="BodyText"/>
        <w:jc w:val="center"/>
      </w:pPr>
      <w:r>
        <w:rPr>
          <w:noProof/>
        </w:rPr>
        <w:lastRenderedPageBreak/>
        <w:drawing>
          <ns5:inline distT="0" distB="0" distL="0" distR="0" ns6:anchorId="6E29DFCE" ns6:editId="577BCB7C">
            <ns5:extent cx="5212080" cy="3909059"/>
            <ns5:effectExtent l="0" t="0" r="0" b="0"/>
            <ns5:docPr id="3005" name="inspect_autoencoder_cons_abat_oliba_stabilized_log_01"/>
            <ns5:cNvGraphicFramePr>
              <ns7:graphicFrameLocks noChangeAspect="1"/>
            </ns5:cNvGraphicFramePr>
            <ns7:graphic>
              <ns7:graphicData uri="http://schemas.openxmlformats.org/drawingml/2006/picture">
                <ns8:pic>
                  <ns8:nvPicPr>
                    <ns8:cNvPr id="3005" name="inspect_autoencoder_cons_abat_oliba_stabilized_log_01"/>
                    <ns8:cNvPicPr/>
                  </ns8:nvPicPr>
                  <ns8:blipFill>
                    <ns7:blip ns3:embed="rId23"/>
                    <ns7:stretch>
                      <ns7:fillRect/>
                    </ns7:stretch>
                  </ns8:blipFill>
                  <ns8:spPr>
                    <ns7:xfrm>
                      <ns7:off x="0" y="0"/>
                      <ns7:ext cx="5212080" cy="3909059"/>
                    </ns7:xfrm>
                    <ns7:prstGeom prst="rect">
                      <ns7:avLst/>
                    </ns7:prstGeom>
                  </ns8:spPr>
                </ns8:pic>
              </ns7:graphicData>
            </ns7:graphic>
          </ns5:inline>
        </w:drawing>
      </w:r>
    </w:p>
    <w:p ns2:paraId="42A57633" ns2:textId="77777777" w:rsidR="00FB222B" w:rsidRPr="003D22B2" w:rsidRDefault="00000000">
      <w:pPr>
        <w:pStyle w:val="Caption"/>
        <w:jc w:val="center"/>
        <w:rPr>
          <w:lang w:val="en-US"/>
        </w:rPr>
      </w:pPr>
      <w:r w:rsidRPr="003D22B2">
        <w:rPr>
          <w:lang w:val="en-US"/>
        </w:rPr>
        <w:t>Figure 8. Abat Oliba top reviewed anomaly window. The four traces show supply temperature [deg C], return temperature [deg C], flow [kg/s], and delta-T [deg C] over the 24-hour anomaly window.</w:t>
      </w:r>
    </w:p>
    <w:p ns2:paraId="60B46236" ns2:textId="77777777" w:rsidR="00FB222B" w:rsidRPr="003D22B2" w:rsidRDefault="00000000">
      <w:pPr>
        <w:pStyle w:val="BodyText"/>
        <w:rPr>
          <w:lang w:val="en-US"/>
        </w:rPr>
      </w:pPr>
      <w:r w:rsidRPr="003D22B2">
        <w:rPr>
          <w:i/>
          <w:lang w:val="en-US"/>
        </w:rPr>
        <w:t>Source: author-generated anomaly inspection plot for Abat Oliba.</w:t>
      </w:r>
    </w:p>
    <w:p ns2:paraId="032889BD" ns2:textId="77777777" w:rsidR="00FB222B" w:rsidRPr="003D22B2" w:rsidRDefault="00000000">
      <w:pPr>
        <w:pStyle w:val="BodyText"/>
        <w:rPr>
          <w:lang w:val="en-US"/>
        </w:rPr>
      </w:pPr>
      <w:r w:rsidRPr="003D22B2">
        <w:rPr>
          <w:lang w:val="en-US"/>
        </w:rP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ns2:paraId="4538BC26" ns2:textId="77777777" w:rsidR="00FB222B" w:rsidRPr="003D22B2" w:rsidRDefault="00000000">
      <w:pPr>
        <w:pStyle w:val="BodyText"/>
        <w:rPr>
          <w:lang w:val="en-US"/>
        </w:rPr>
      </w:pPr>
      <w:r w:rsidRPr="003D22B2">
        <w:rPr>
          <w:lang w:val="en-US"/>
        </w:rPr>
        <w:t>Figure 9 shows the top reviewed anomaly window for Hostatgeria DHW Radiators.</w:t>
      </w:r>
    </w:p>
    <w:p ns2:paraId="2C96E941" ns2:textId="77777777" w:rsidR="00FB222B" w:rsidRDefault="00000000">
      <w:pPr>
        <w:pStyle w:val="BodyText"/>
        <w:jc w:val="center"/>
      </w:pPr>
      <w:r>
        <w:rPr>
          <w:noProof/>
        </w:rPr>
        <w:lastRenderedPageBreak/>
        <w:drawing>
          <ns5:inline distT="0" distB="0" distL="0" distR="0" ns6:anchorId="433A3262" ns6:editId="2AABA761">
            <ns5:extent cx="5212080" cy="3909059"/>
            <ns5:effectExtent l="0" t="0" r="0" b="0"/>
            <ns5:docPr id="3006" name="inspect_autoencoder_cons_hostatgeria_dhw_radiators_stabilized_log_01"/>
            <ns5:cNvGraphicFramePr>
              <ns7:graphicFrameLocks noChangeAspect="1"/>
            </ns5:cNvGraphicFramePr>
            <ns7:graphic>
              <ns7:graphicData uri="http://schemas.openxmlformats.org/drawingml/2006/picture">
                <ns8:pic>
                  <ns8:nvPicPr>
                    <ns8:cNvPr id="3006" name="inspect_autoencoder_cons_hostatgeria_dhw_radiators_stabilized_log_01"/>
                    <ns8:cNvPicPr/>
                  </ns8:nvPicPr>
                  <ns8:blipFill>
                    <ns7:blip ns3:embed="rId24"/>
                    <ns7:stretch>
                      <ns7:fillRect/>
                    </ns7:stretch>
                  </ns8:blipFill>
                  <ns8:spPr>
                    <ns7:xfrm>
                      <ns7:off x="0" y="0"/>
                      <ns7:ext cx="5212080" cy="3909059"/>
                    </ns7:xfrm>
                    <ns7:prstGeom prst="rect">
                      <ns7:avLst/>
                    </ns7:prstGeom>
                  </ns8:spPr>
                </ns8:pic>
              </ns7:graphicData>
            </ns7:graphic>
          </ns5:inline>
        </w:drawing>
      </w:r>
    </w:p>
    <w:p ns2:paraId="347F3F3A" ns2:textId="77777777" w:rsidR="00FB222B" w:rsidRPr="003D22B2" w:rsidRDefault="00000000">
      <w:pPr>
        <w:pStyle w:val="Caption"/>
        <w:jc w:val="center"/>
        <w:rPr>
          <w:lang w:val="en-US"/>
        </w:rPr>
      </w:pPr>
      <w:r w:rsidRPr="003D22B2">
        <w:rPr>
          <w:lang w:val="en-US"/>
        </w:rPr>
        <w:t>Figure 9. Hostatgeria DHW Radiators top reviewed anomaly window. The four traces show supply temperature [deg C], return temperature [deg C], flow [kg/s], and delta-T [deg C] over the 24-hour anomaly window.</w:t>
      </w:r>
    </w:p>
    <w:p ns2:paraId="10A95B08" ns2:textId="77777777" w:rsidR="00FB222B" w:rsidRPr="003D22B2" w:rsidRDefault="00000000">
      <w:pPr>
        <w:pStyle w:val="BodyText"/>
        <w:rPr>
          <w:lang w:val="en-US"/>
        </w:rPr>
      </w:pPr>
      <w:r w:rsidRPr="003D22B2">
        <w:rPr>
          <w:i/>
          <w:lang w:val="en-US"/>
        </w:rPr>
        <w:t>Source: author-generated anomaly inspection plot for Hostatgeria DHW Radiators.</w:t>
      </w:r>
    </w:p>
    <w:p ns2:paraId="4C15F5E8" ns2:textId="77777777" w:rsidR="00FB222B" w:rsidRPr="003D22B2" w:rsidRDefault="00000000">
      <w:pPr>
        <w:pStyle w:val="BodyText"/>
        <w:rPr>
          <w:lang w:val="en-US"/>
        </w:rPr>
      </w:pPr>
      <w:r w:rsidRPr="003D22B2">
        <w:rPr>
          <w:lang w:val="en-US"/>
        </w:rP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ns2:paraId="0187A15F" ns2:textId="77777777" w:rsidR="00FB222B" w:rsidRPr="003D22B2" w:rsidRDefault="00000000">
      <w:pPr>
        <w:pStyle w:val="BodyText"/>
        <w:rPr>
          <w:lang w:val="en-US"/>
        </w:rPr>
      </w:pPr>
      <w:r w:rsidRPr="003D22B2">
        <w:rPr>
          <w:lang w:val="en-US"/>
        </w:rPr>
        <w:t>Figure 10 shows the top reviewed anomaly window for Hostatgeria Underfloor.</w:t>
      </w:r>
    </w:p>
    <w:p ns2:paraId="4B46760E" ns2:textId="77777777" w:rsidR="00FB222B" w:rsidRDefault="00000000">
      <w:pPr>
        <w:pStyle w:val="BodyText"/>
        <w:jc w:val="center"/>
      </w:pPr>
      <w:r>
        <w:rPr>
          <w:noProof/>
        </w:rPr>
        <w:lastRenderedPageBreak/>
        <w:drawing>
          <ns5:inline distT="0" distB="0" distL="0" distR="0" ns6:anchorId="1640FC8C" ns6:editId="56254533">
            <ns5:extent cx="5212080" cy="3909059"/>
            <ns5:effectExtent l="0" t="0" r="0" b="0"/>
            <ns5:docPr id="3007" name="inspect_autoencoder_cons_hostatgeria_underfloor_hea_stabilized_log_01"/>
            <ns5:cNvGraphicFramePr>
              <ns7:graphicFrameLocks noChangeAspect="1"/>
            </ns5:cNvGraphicFramePr>
            <ns7:graphic>
              <ns7:graphicData uri="http://schemas.openxmlformats.org/drawingml/2006/picture">
                <ns8:pic>
                  <ns8:nvPicPr>
                    <ns8:cNvPr id="3007" name="inspect_autoencoder_cons_hostatgeria_underfloor_hea_stabilized_log_01"/>
                    <ns8:cNvPicPr/>
                  </ns8:nvPicPr>
                  <ns8:blipFill>
                    <ns7:blip ns3:embed="rId25"/>
                    <ns7:stretch>
                      <ns7:fillRect/>
                    </ns7:stretch>
                  </ns8:blipFill>
                  <ns8:spPr>
                    <ns7:xfrm>
                      <ns7:off x="0" y="0"/>
                      <ns7:ext cx="5212080" cy="3909059"/>
                    </ns7:xfrm>
                    <ns7:prstGeom prst="rect">
                      <ns7:avLst/>
                    </ns7:prstGeom>
                  </ns8:spPr>
                </ns8:pic>
              </ns7:graphicData>
            </ns7:graphic>
          </ns5:inline>
        </w:drawing>
      </w:r>
    </w:p>
    <w:p ns2:paraId="692BC7EF" ns2:textId="77777777" w:rsidR="00FB222B" w:rsidRPr="003D22B2" w:rsidRDefault="00000000">
      <w:pPr>
        <w:pStyle w:val="Caption"/>
        <w:jc w:val="center"/>
        <w:rPr>
          <w:lang w:val="en-US"/>
        </w:rPr>
      </w:pPr>
      <w:r w:rsidRPr="003D22B2">
        <w:rPr>
          <w:lang w:val="en-US"/>
        </w:rPr>
        <w:t>Figure 10. Hostatgeria Underfloor top reviewed anomaly window. The four traces show supply temperature [deg C], return temperature [deg C], flow [kg/s], and delta-T [deg C] over the 24-hour anomaly window.</w:t>
      </w:r>
    </w:p>
    <w:p ns2:paraId="4FA200C1" ns2:textId="77777777" w:rsidR="00FB222B" w:rsidRPr="003D22B2" w:rsidRDefault="00000000">
      <w:pPr>
        <w:pStyle w:val="BodyText"/>
        <w:rPr>
          <w:lang w:val="en-US"/>
        </w:rPr>
      </w:pPr>
      <w:r w:rsidRPr="003D22B2">
        <w:rPr>
          <w:i/>
          <w:lang w:val="en-US"/>
        </w:rPr>
        <w:t>Source: author-generated anomaly inspection plot for Hostatgeria Underfloor.</w:t>
      </w:r>
    </w:p>
    <w:p ns2:paraId="1503B94B" ns2:textId="77777777" w:rsidR="00FB222B" w:rsidRPr="003D22B2" w:rsidRDefault="00000000">
      <w:pPr>
        <w:pStyle w:val="BodyText"/>
        <w:rPr>
          <w:lang w:val="en-US"/>
        </w:rPr>
      </w:pPr>
      <w:r w:rsidRPr="003D22B2">
        <w:rPr>
          <w:lang w:val="en-US"/>
        </w:rP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ns2:paraId="4AE8292B" ns2:textId="77777777" w:rsidR="00FB222B" w:rsidRPr="003D22B2" w:rsidRDefault="00000000">
      <w:pPr>
        <w:pStyle w:val="BodyText"/>
        <w:rPr>
          <w:lang w:val="en-US"/>
        </w:rPr>
      </w:pPr>
      <w:r w:rsidRPr="003D22B2">
        <w:rPr>
          <w:lang w:val="en-US"/>
        </w:rPr>
        <w:t>Figure 11 shows the top reviewed anomaly window for Nostra Senyora.</w:t>
      </w:r>
    </w:p>
    <w:p ns2:paraId="478035EE" ns2:textId="77777777" w:rsidR="00FB222B" w:rsidRDefault="00000000">
      <w:pPr>
        <w:pStyle w:val="BodyText"/>
        <w:jc w:val="center"/>
      </w:pPr>
      <w:r>
        <w:rPr>
          <w:noProof/>
        </w:rPr>
        <w:lastRenderedPageBreak/>
        <w:drawing>
          <ns5:inline distT="0" distB="0" distL="0" distR="0" ns6:anchorId="6EDC9429" ns6:editId="1F2CD28C">
            <ns5:extent cx="5212080" cy="3909059"/>
            <ns5:effectExtent l="0" t="0" r="0" b="0"/>
            <ns5:docPr id="3008" name="inspect_autoencoder_cons_nostra_senyora_stabilized_log_01"/>
            <ns5:cNvGraphicFramePr>
              <ns7:graphicFrameLocks noChangeAspect="1"/>
            </ns5:cNvGraphicFramePr>
            <ns7:graphic>
              <ns7:graphicData uri="http://schemas.openxmlformats.org/drawingml/2006/picture">
                <ns8:pic>
                  <ns8:nvPicPr>
                    <ns8:cNvPr id="3008" name="inspect_autoencoder_cons_nostra_senyora_stabilized_log_01"/>
                    <ns8:cNvPicPr/>
                  </ns8:nvPicPr>
                  <ns8:blipFill>
                    <ns7:blip ns3:embed="rId26"/>
                    <ns7:stretch>
                      <ns7:fillRect/>
                    </ns7:stretch>
                  </ns8:blipFill>
                  <ns8:spPr>
                    <ns7:xfrm>
                      <ns7:off x="0" y="0"/>
                      <ns7:ext cx="5212080" cy="3909059"/>
                    </ns7:xfrm>
                    <ns7:prstGeom prst="rect">
                      <ns7:avLst/>
                    </ns7:prstGeom>
                  </ns8:spPr>
                </ns8:pic>
              </ns7:graphicData>
            </ns7:graphic>
          </ns5:inline>
        </w:drawing>
      </w:r>
    </w:p>
    <w:p ns2:paraId="1CA1C71A" ns2:textId="77777777" w:rsidR="00FB222B" w:rsidRPr="003D22B2" w:rsidRDefault="00000000">
      <w:pPr>
        <w:pStyle w:val="Caption"/>
        <w:jc w:val="center"/>
        <w:rPr>
          <w:lang w:val="en-US"/>
        </w:rPr>
      </w:pPr>
      <w:r w:rsidRPr="003D22B2">
        <w:rPr>
          <w:lang w:val="en-US"/>
        </w:rPr>
        <w:t>Figure 11. Nostra Senyora top reviewed anomaly window. The four traces show supply temperature [deg C], return temperature [deg C], flow [kg/s], and delta-T [deg C] over the 24-hour anomaly window.</w:t>
      </w:r>
    </w:p>
    <w:p ns2:paraId="055FE98B" ns2:textId="77777777" w:rsidR="00FB222B" w:rsidRPr="003D22B2" w:rsidRDefault="00000000">
      <w:pPr>
        <w:pStyle w:val="BodyText"/>
        <w:rPr>
          <w:lang w:val="en-US"/>
        </w:rPr>
      </w:pPr>
      <w:r w:rsidRPr="003D22B2">
        <w:rPr>
          <w:i/>
          <w:lang w:val="en-US"/>
        </w:rPr>
        <w:t>Source: author-generated anomaly inspection plot for Nostra Senyora.</w:t>
      </w:r>
    </w:p>
    <w:p ns2:paraId="4B8F3CB5" ns2:textId="77777777" w:rsidR="00FB222B" w:rsidRPr="003D22B2" w:rsidRDefault="00000000">
      <w:pPr>
        <w:pStyle w:val="BodyText"/>
        <w:rPr>
          <w:lang w:val="en-US"/>
        </w:rPr>
      </w:pPr>
      <w:r w:rsidRPr="003D22B2">
        <w:rPr>
          <w:lang w:val="en-US"/>
        </w:rP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ns2:paraId="5118C2F8" ns2:textId="77777777" w:rsidR="001A73D1" w:rsidRPr="003D22B2" w:rsidRDefault="00000000">
      <w:pPr>
        <w:pStyle w:val="BodyText"/>
        <w:rPr>
          <w:lang w:val="en-US"/>
        </w:rPr>
      </w:pPr>
      <w:r w:rsidRPr="003D22B2">
        <w:rPr>
          <w:lang w:val="en-US"/>
        </w:rPr>
        <w:t>Figure 11A compares observed and reconstructed signals for the top Garriga anomaly window.</w:t>
      </w:r>
    </w:p>
    <w:p ns2:paraId="3DFC8E6B" ns2:textId="77777777" w:rsidR="001A73D1" w:rsidRDefault="00000000">
      <w:pPr>
        <w:pStyle w:val="BodyText"/>
        <w:jc w:val="center"/>
      </w:pPr>
      <w:r>
        <w:rPr>
          <w:noProof/>
        </w:rPr>
        <w:lastRenderedPageBreak/>
        <w:drawing>
          <ns5:inline distT="0" distB="0" distL="0" distR="0" ns6:anchorId="6A87121C" ns6:editId="5ACEB5A1">
            <ns5:extent cx="5212080" cy="3763115"/>
            <ns5:effectExtent l="0" t="0" r="0" b="0"/>
            <ns5:docPr id="9001" name="reconstruction_overlay_cons_abat_garriga_stabilized_log_top01"/>
            <ns5:cNvGraphicFramePr>
              <ns7:graphicFrameLocks noChangeAspect="1"/>
            </ns5:cNvGraphicFramePr>
            <ns7:graphic>
              <ns7:graphicData uri="http://schemas.openxmlformats.org/drawingml/2006/picture">
                <ns8:pic>
                  <ns8:nvPicPr>
                    <ns8:cNvPr id="9001" name="reconstruction_overlay_cons_abat_garriga_stabilized_log_top01"/>
                    <ns8:cNvPicPr/>
                  </ns8:nvPicPr>
                  <ns8:blipFill>
                    <ns7:blip ns3:embed="rId27"/>
                    <ns7:stretch>
                      <ns7:fillRect/>
                    </ns7:stretch>
                  </ns8:blipFill>
                  <ns8:spPr>
                    <ns7:xfrm>
                      <ns7:off x="0" y="0"/>
                      <ns7:ext cx="5212080" cy="3763115"/>
                    </ns7:xfrm>
                    <ns7:prstGeom prst="rect">
                      <ns7:avLst/>
                    </ns7:prstGeom>
                  </ns8:spPr>
                </ns8:pic>
              </ns7:graphicData>
            </ns7:graphic>
          </ns5:inline>
        </w:drawing>
      </w:r>
    </w:p>
    <w:p ns2:paraId="1CF06F0C" ns2:textId="77777777" w:rsidR="001A73D1" w:rsidRPr="003D22B2" w:rsidRDefault="00000000">
      <w:pPr>
        <w:pStyle w:val="Caption"/>
        <w:jc w:val="center"/>
        <w:rPr>
          <w:lang w:val="en-US"/>
        </w:rPr>
      </w:pPr>
      <w:r w:rsidRPr="003D22B2">
        <w:rPr>
          <w:lang w:val="en-US"/>
        </w:rPr>
        <w:t>Figure 11A. Observed versus reconstructed signals for the top Abat Garriga anomaly window.</w:t>
      </w:r>
    </w:p>
    <w:p ns2:paraId="4EE0E079" ns2:textId="77777777" w:rsidR="001A73D1" w:rsidRPr="003D22B2" w:rsidRDefault="00000000">
      <w:pPr>
        <w:pStyle w:val="BodyText"/>
        <w:rPr>
          <w:lang w:val="en-US"/>
        </w:rPr>
      </w:pPr>
      <w:r w:rsidRPr="003D22B2">
        <w:rPr>
          <w:i/>
          <w:lang w:val="en-US"/>
        </w:rPr>
        <w:t>Source: author-generated figure from the trained joint autoencoder and the highest-scoring Garriga anomaly window.</w:t>
      </w:r>
    </w:p>
    <w:p ns2:paraId="241055E1" ns2:textId="77777777" w:rsidR="001A73D1" w:rsidRPr="003D22B2" w:rsidRDefault="00000000">
      <w:pPr>
        <w:pStyle w:val="BodyText"/>
        <w:rPr>
          <w:lang w:val="en-US"/>
        </w:rPr>
      </w:pPr>
      <w:r w:rsidRPr="003D22B2">
        <w:rPr>
          <w:lang w:val="en-US"/>
        </w:rP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ns2:paraId="21BB5D00" ns2:textId="77777777" w:rsidR="001A73D1" w:rsidRPr="003D22B2" w:rsidRDefault="00000000">
      <w:pPr>
        <w:pStyle w:val="BodyText"/>
        <w:rPr>
          <w:lang w:val="en-US"/>
        </w:rPr>
      </w:pPr>
      <w:r w:rsidRPr="003D22B2">
        <w:rPr>
          <w:lang w:val="en-US"/>
        </w:rPr>
        <w:t>Figure 11B compares observed and reconstructed signals for the strongest Underfloor anomaly window.</w:t>
      </w:r>
    </w:p>
    <w:p ns2:paraId="2BEB8EAF" ns2:textId="77777777" w:rsidR="001A73D1" w:rsidRDefault="00000000">
      <w:pPr>
        <w:pStyle w:val="BodyText"/>
        <w:jc w:val="center"/>
      </w:pPr>
      <w:r>
        <w:rPr>
          <w:noProof/>
        </w:rPr>
        <w:lastRenderedPageBreak/>
        <w:drawing>
          <ns5:inline distT="0" distB="0" distL="0" distR="0" ns6:anchorId="471ACC30" ns6:editId="6A181A16">
            <ns5:extent cx="5212080" cy="3763115"/>
            <ns5:effectExtent l="0" t="0" r="0" b="0"/>
            <ns5:docPr id="9002" name="reconstruction_overlay_cons_hostatgeria_underfloor_hea_stabilized_log_top01"/>
            <ns5:cNvGraphicFramePr>
              <ns7:graphicFrameLocks noChangeAspect="1"/>
            </ns5:cNvGraphicFramePr>
            <ns7:graphic>
              <ns7:graphicData uri="http://schemas.openxmlformats.org/drawingml/2006/picture">
                <ns8:pic>
                  <ns8:nvPicPr>
                    <ns8:cNvPr id="9002" name="reconstruction_overlay_cons_hostatgeria_underfloor_hea_stabilized_log_top01"/>
                    <ns8:cNvPicPr/>
                  </ns8:nvPicPr>
                  <ns8:blipFill>
                    <ns7:blip ns3:embed="rId28"/>
                    <ns7:stretch>
                      <ns7:fillRect/>
                    </ns7:stretch>
                  </ns8:blipFill>
                  <ns8:spPr>
                    <ns7:xfrm>
                      <ns7:off x="0" y="0"/>
                      <ns7:ext cx="5212080" cy="3763115"/>
                    </ns7:xfrm>
                    <ns7:prstGeom prst="rect">
                      <ns7:avLst/>
                    </ns7:prstGeom>
                  </ns8:spPr>
                </ns8:pic>
              </ns7:graphicData>
            </ns7:graphic>
          </ns5:inline>
        </w:drawing>
      </w:r>
    </w:p>
    <w:p ns2:paraId="06CDA692" ns2:textId="77777777" w:rsidR="001A73D1" w:rsidRPr="003D22B2" w:rsidRDefault="00000000">
      <w:pPr>
        <w:pStyle w:val="Caption"/>
        <w:jc w:val="center"/>
        <w:rPr>
          <w:lang w:val="en-US"/>
        </w:rPr>
      </w:pPr>
      <w:r w:rsidRPr="003D22B2">
        <w:rPr>
          <w:lang w:val="en-US"/>
        </w:rPr>
        <w:t>Figure 11B. Observed versus reconstructed signals for the top Hostatgeria Underfloor anomaly window.</w:t>
      </w:r>
    </w:p>
    <w:p ns2:paraId="1A7BDE19" ns2:textId="77777777" w:rsidR="001A73D1" w:rsidRPr="003D22B2" w:rsidRDefault="00000000">
      <w:pPr>
        <w:pStyle w:val="BodyText"/>
        <w:rPr>
          <w:lang w:val="en-US"/>
        </w:rPr>
      </w:pPr>
      <w:r w:rsidRPr="003D22B2">
        <w:rPr>
          <w:i/>
          <w:lang w:val="en-US"/>
        </w:rPr>
        <w:t>Source: author-generated figure from the trained joint autoencoder and the highest-scoring Underfloor anomaly window.</w:t>
      </w:r>
    </w:p>
    <w:p ns2:paraId="1D041B42" ns2:textId="77777777" w:rsidR="001A73D1" w:rsidRPr="003D22B2" w:rsidRDefault="00000000">
      <w:pPr>
        <w:pStyle w:val="BodyText"/>
        <w:rPr>
          <w:lang w:val="en-US"/>
        </w:rPr>
      </w:pPr>
      <w:r w:rsidRPr="003D22B2">
        <w:rPr>
          <w:lang w:val="en-US"/>
        </w:rP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ns2:paraId="419672F7" ns2:textId="77777777" w:rsidR="001A73D1" w:rsidRPr="003D22B2" w:rsidRDefault="00000000">
      <w:pPr>
        <w:pStyle w:val="BodyText"/>
        <w:rPr>
          <w:lang w:val="en-US"/>
        </w:rPr>
      </w:pPr>
      <w:r w:rsidRPr="003D22B2">
        <w:rPr>
          <w:lang w:val="en-US"/>
        </w:rPr>
        <w:t>Figure 11C compares the joint Underfloor autoencoder with univariate alternatives trained on individual channels.</w:t>
      </w:r>
    </w:p>
    <w:p ns2:paraId="43C54C37" ns2:textId="77777777" w:rsidR="001A73D1" w:rsidRDefault="00000000">
      <w:pPr>
        <w:pStyle w:val="BodyText"/>
        <w:jc w:val="center"/>
      </w:pPr>
      <w:r>
        <w:rPr>
          <w:noProof/>
        </w:rPr>
        <w:drawing>
          <ns5:inline distT="0" distB="0" distL="0" distR="0" ns6:anchorId="39ADB73A" ns6:editId="585B01DD">
            <ns5:extent cx="5212080" cy="1954529"/>
            <ns5:effectExtent l="0" t="0" r="0" b="0"/>
            <ns5:docPr id="9003" name="autoencoder_joint_vs_univariate_cons_hostatgeria_underfloor_hea_stabilized_log"/>
            <ns5:cNvGraphicFramePr>
              <ns7:graphicFrameLocks noChangeAspect="1"/>
            </ns5:cNvGraphicFramePr>
            <ns7:graphic>
              <ns7:graphicData uri="http://schemas.openxmlformats.org/drawingml/2006/picture">
                <ns8:pic>
                  <ns8:nvPicPr>
                    <ns8:cNvPr id="9003" name="autoencoder_joint_vs_univariate_cons_hostatgeria_underfloor_hea_stabilized_log"/>
                    <ns8:cNvPicPr/>
                  </ns8:nvPicPr>
                  <ns8:blipFill>
                    <ns7:blip ns3:embed="rId29"/>
                    <ns7:stretch>
                      <ns7:fillRect/>
                    </ns7:stretch>
                  </ns8:blipFill>
                  <ns8:spPr>
                    <ns7:xfrm>
                      <ns7:off x="0" y="0"/>
                      <ns7:ext cx="5212080" cy="1954529"/>
                    </ns7:xfrm>
                    <ns7:prstGeom prst="rect">
                      <ns7:avLst/>
                    </ns7:prstGeom>
                  </ns8:spPr>
                </ns8:pic>
              </ns7:graphicData>
            </ns7:graphic>
          </ns5:inline>
        </w:drawing>
      </w:r>
    </w:p>
    <w:p ns2:paraId="0309B5B2" ns2:textId="77777777" w:rsidR="001A73D1" w:rsidRPr="003D22B2" w:rsidRDefault="00000000">
      <w:pPr>
        <w:pStyle w:val="Caption"/>
        <w:jc w:val="center"/>
        <w:rPr>
          <w:lang w:val="en-US"/>
        </w:rPr>
      </w:pPr>
      <w:r w:rsidRPr="003D22B2">
        <w:rPr>
          <w:lang w:val="en-US"/>
        </w:rPr>
        <w:t>Figure 11C. Joint-versus-univariate comparison for Hostatgeria Underfloor, using flagged-window rate and median reconstruction MSE.</w:t>
      </w:r>
    </w:p>
    <w:p ns2:paraId="268C2DBB" ns2:textId="77777777" w:rsidR="001A73D1" w:rsidRPr="003D22B2" w:rsidRDefault="00000000">
      <w:pPr>
        <w:pStyle w:val="BodyText"/>
        <w:rPr>
          <w:lang w:val="en-US"/>
        </w:rPr>
      </w:pPr>
      <w:r w:rsidRPr="003D22B2">
        <w:rPr>
          <w:i/>
          <w:lang w:val="en-US"/>
        </w:rPr>
        <w:lastRenderedPageBreak/>
        <w:t>Source: author-generated comparison between the joint three-channel autoencoder and single-channel autoencoders for the Underfloor sheet.</w:t>
      </w:r>
    </w:p>
    <w:p ns2:paraId="6AC31E06" ns2:textId="77777777" w:rsidR="001A73D1" w:rsidRPr="003D22B2" w:rsidRDefault="00000000">
      <w:pPr>
        <w:pStyle w:val="BodyText"/>
        <w:rPr>
          <w:lang w:val="en-US"/>
        </w:rPr>
      </w:pPr>
      <w:r w:rsidRPr="003D22B2">
        <w:rPr>
          <w:lang w:val="en-US"/>
        </w:rP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ns2:paraId="5A63BAC6" ns2:textId="77777777" w:rsidR="00E91563" w:rsidRPr="003D22B2" w:rsidRDefault="00000000">
      <w:pPr>
        <w:pStyle w:val="Heading2"/>
        <w:spacing w:before="160" w:after="120"/>
        <w:rPr>
          <w:lang w:val="en-US"/>
        </w:rPr>
      </w:pPr>
      <w:bookmarkStart w:id="68" w:name="_Toc233037939"/>
      <w:r w:rsidRPr="003D22B2">
        <w:rPr>
          <w:lang w:val="en-US"/>
        </w:rPr>
        <w:t>4.2 Dominant-feature interpretation</w:t>
      </w:r>
      <w:bookmarkEnd w:id="68"/>
    </w:p>
    <w:p ns2:paraId="3F011BAA" ns2:textId="77777777" w:rsidR="00E91563" w:rsidRPr="003D22B2" w:rsidRDefault="00000000">
      <w:pPr>
        <w:pStyle w:val="BodyTextFirstIndent"/>
        <w:rPr>
          <w:lang w:val="en-US"/>
        </w:rPr>
      </w:pPr>
      <w:r w:rsidRPr="003D22B2">
        <w:rPr>
          <w:lang w:val="en-US"/>
        </w:rP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ns2:paraId="288F2B84" ns2:textId="77777777" w:rsidR="00F124F2" w:rsidRPr="003D22B2" w:rsidRDefault="00000000">
      <w:pPr>
        <w:pStyle w:val="BodyText"/>
        <w:rPr>
          <w:lang w:val="en-US"/>
        </w:rPr>
      </w:pPr>
      <w:r w:rsidRPr="003D22B2">
        <w:rPr>
          <w:lang w:val="en-US"/>
        </w:rP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ns2:paraId="178529DE" ns2:textId="77777777" w:rsidR="00FB222B" w:rsidRPr="003D22B2" w:rsidRDefault="00000000">
      <w:pPr>
        <w:pStyle w:val="BodyText"/>
        <w:rPr>
          <w:lang w:val="en-US"/>
        </w:rPr>
      </w:pPr>
      <w:r w:rsidRPr="003D22B2">
        <w:rPr>
          <w:lang w:val="en-US"/>
        </w:rPr>
        <w:t>Figure 12 shows which feature dominates the anomaly score for each building.</w:t>
      </w:r>
    </w:p>
    <w:p ns2:paraId="6AA3E4FD" ns2:textId="77777777" w:rsidR="00FB222B" w:rsidRDefault="00000000">
      <w:pPr>
        <w:pStyle w:val="BodyText"/>
        <w:jc w:val="center"/>
      </w:pPr>
      <w:r>
        <w:rPr>
          <w:noProof/>
        </w:rPr>
        <w:drawing>
          <ns5:inline distT="0" distB="0" distL="0" distR="0" ns6:anchorId="1595FCD5" ns6:editId="36114528">
            <ns5:extent cx="5212080" cy="2199938"/>
            <ns5:effectExtent l="0" t="0" r="0" b="0"/>
            <ns5:docPr id="3009" name="thesis_selected7_feature_type_by_sheet"/>
            <ns5:cNvGraphicFramePr>
              <ns7:graphicFrameLocks noChangeAspect="1"/>
            </ns5:cNvGraphicFramePr>
            <ns7:graphic>
              <ns7:graphicData uri="http://schemas.openxmlformats.org/drawingml/2006/picture">
                <ns8:pic>
                  <ns8:nvPicPr>
                    <ns8:cNvPr id="3009" name="thesis_selected7_feature_type_by_sheet"/>
                    <ns8:cNvPicPr/>
                  </ns8:nvPicPr>
                  <ns8:blipFill>
                    <ns7:blip ns3:embed="rId30"/>
                    <ns7:stretch>
                      <ns7:fillRect/>
                    </ns7:stretch>
                  </ns8:blipFill>
                  <ns8:spPr>
                    <ns7:xfrm>
                      <ns7:off x="0" y="0"/>
                      <ns7:ext cx="5212080" cy="2199938"/>
                    </ns7:xfrm>
                    <ns7:prstGeom prst="rect">
                      <ns7:avLst/>
                    </ns7:prstGeom>
                  </ns8:spPr>
                </ns8:pic>
              </ns7:graphicData>
            </ns7:graphic>
          </ns5:inline>
        </w:drawing>
      </w:r>
    </w:p>
    <w:p ns2:paraId="2C94B8B8" ns2:textId="77777777" w:rsidR="00FB222B" w:rsidRPr="003D22B2" w:rsidRDefault="00000000">
      <w:pPr>
        <w:pStyle w:val="Caption"/>
        <w:jc w:val="center"/>
        <w:rPr>
          <w:lang w:val="en-US"/>
        </w:rPr>
      </w:pPr>
      <w:r w:rsidRPr="003D22B2">
        <w:rPr>
          <w:lang w:val="en-US"/>
        </w:rPr>
        <w:t>Figure 12. Dominant anomaly feature by sheet for the seven selected buildings.</w:t>
      </w:r>
    </w:p>
    <w:p ns2:paraId="607F3984" ns2:textId="77777777" w:rsidR="00E4752B" w:rsidRPr="003D22B2" w:rsidRDefault="00000000">
      <w:pPr>
        <w:pStyle w:val="Caption"/>
        <w:rPr>
          <w:lang w:val="en-US"/>
        </w:rPr>
      </w:pPr>
      <w:r w:rsidRPr="003D22B2">
        <w:rPr>
          <w:lang w:val="en-US"/>
        </w:rP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7FE61651" ns2:textId="77777777">
        <w:tc>
          <w:tcPr>
            <w:tcW w:w="1600" w:type="dxa"/>
          </w:tcPr>
          <w:p ns2:paraId="0BCE7285" ns2:textId="77777777" w:rsidR="00E4752B" w:rsidRDefault="00000000">
            <w:pPr>
              <w:pStyle w:val="BodyText"/>
            </w:pPr>
            <w:r>
              <w:rPr>
                <w:b/>
              </w:rPr>
              <w:t>Building</w:t>
            </w:r>
          </w:p>
        </w:tc>
        <w:tc>
          <w:tcPr>
            <w:tcW w:w="1600" w:type="dxa"/>
          </w:tcPr>
          <w:p ns2:paraId="0A0C0B92" ns2:textId="77777777" w:rsidR="00E4752B" w:rsidRDefault="00000000">
            <w:pPr>
              <w:pStyle w:val="BodyText"/>
            </w:pPr>
            <w:r>
              <w:rPr>
                <w:b/>
              </w:rPr>
              <w:t>Supply</w:t>
            </w:r>
          </w:p>
        </w:tc>
        <w:tc>
          <w:tcPr>
            <w:tcW w:w="1600" w:type="dxa"/>
          </w:tcPr>
          <w:p ns2:paraId="0B249CCF" ns2:textId="77777777" w:rsidR="00E4752B" w:rsidRDefault="00000000">
            <w:pPr>
              <w:pStyle w:val="BodyText"/>
            </w:pPr>
            <w:r>
              <w:rPr>
                <w:b/>
              </w:rPr>
              <w:t>Return</w:t>
            </w:r>
          </w:p>
        </w:tc>
        <w:tc>
          <w:tcPr>
            <w:tcW w:w="1600" w:type="dxa"/>
          </w:tcPr>
          <w:p ns2:paraId="16A07097" ns2:textId="77777777" w:rsidR="00E4752B" w:rsidRDefault="00000000">
            <w:pPr>
              <w:pStyle w:val="BodyText"/>
            </w:pPr>
            <w:r>
              <w:rPr>
                <w:b/>
              </w:rPr>
              <w:t>Flow</w:t>
            </w:r>
          </w:p>
        </w:tc>
        <w:tc>
          <w:tcPr>
            <w:tcW w:w="1600" w:type="dxa"/>
          </w:tcPr>
          <w:p ns2:paraId="240C1DF5" ns2:textId="77777777" w:rsidR="00E4752B" w:rsidRDefault="00000000">
            <w:pPr>
              <w:pStyle w:val="BodyText"/>
            </w:pPr>
            <w:r>
              <w:rPr>
                <w:b/>
              </w:rPr>
              <w:t>Flagged</w:t>
            </w:r>
          </w:p>
        </w:tc>
      </w:tr>
      <w:tr w:rsidR="00E4752B" ns2:paraId="19577E52" ns2:textId="77777777">
        <w:tc>
          <w:tcPr>
            <w:tcW w:w="1600" w:type="dxa"/>
          </w:tcPr>
          <w:p ns2:paraId="38F32B38" ns2:textId="77777777" w:rsidR="00E4752B" w:rsidRDefault="00000000">
            <w:pPr>
              <w:pStyle w:val="BodyText"/>
            </w:pPr>
            <w:r>
              <w:t>Abat Cisneros</w:t>
            </w:r>
          </w:p>
        </w:tc>
        <w:tc>
          <w:tcPr>
            <w:tcW w:w="1600" w:type="dxa"/>
          </w:tcPr>
          <w:p ns2:paraId="63CDDEAE" ns2:textId="77777777" w:rsidR="00E4752B" w:rsidRDefault="00000000">
            <w:pPr>
              <w:pStyle w:val="BodyText"/>
            </w:pPr>
            <w:r>
              <w:t>0</w:t>
            </w:r>
          </w:p>
        </w:tc>
        <w:tc>
          <w:tcPr>
            <w:tcW w:w="1600" w:type="dxa"/>
          </w:tcPr>
          <w:p ns2:paraId="6BE4A328" ns2:textId="77777777" w:rsidR="00E4752B" w:rsidRDefault="00000000">
            <w:pPr>
              <w:pStyle w:val="BodyText"/>
            </w:pPr>
            <w:r>
              <w:t>0</w:t>
            </w:r>
          </w:p>
        </w:tc>
        <w:tc>
          <w:tcPr>
            <w:tcW w:w="1600" w:type="dxa"/>
          </w:tcPr>
          <w:p ns2:paraId="3D542F97" ns2:textId="77777777" w:rsidR="00E4752B" w:rsidRDefault="00000000">
            <w:pPr>
              <w:pStyle w:val="BodyText"/>
            </w:pPr>
            <w:r>
              <w:t>4</w:t>
            </w:r>
          </w:p>
        </w:tc>
        <w:tc>
          <w:tcPr>
            <w:tcW w:w="1600" w:type="dxa"/>
          </w:tcPr>
          <w:p ns2:paraId="61B289A6" ns2:textId="77777777" w:rsidR="00E4752B" w:rsidRDefault="00000000">
            <w:pPr>
              <w:pStyle w:val="BodyText"/>
            </w:pPr>
            <w:r>
              <w:t>4</w:t>
            </w:r>
          </w:p>
        </w:tc>
      </w:tr>
      <w:tr w:rsidR="00E4752B" ns2:paraId="7D014128" ns2:textId="77777777">
        <w:tc>
          <w:tcPr>
            <w:tcW w:w="1600" w:type="dxa"/>
          </w:tcPr>
          <w:p ns2:paraId="4C95E189" ns2:textId="77777777" w:rsidR="00E4752B" w:rsidRDefault="00000000">
            <w:pPr>
              <w:pStyle w:val="BodyText"/>
            </w:pPr>
            <w:r>
              <w:lastRenderedPageBreak/>
              <w:t>Abat Garriga</w:t>
            </w:r>
          </w:p>
        </w:tc>
        <w:tc>
          <w:tcPr>
            <w:tcW w:w="1600" w:type="dxa"/>
          </w:tcPr>
          <w:p ns2:paraId="2CFA2521" ns2:textId="77777777" w:rsidR="00E4752B" w:rsidRDefault="00000000">
            <w:pPr>
              <w:pStyle w:val="BodyText"/>
            </w:pPr>
            <w:r>
              <w:t>0</w:t>
            </w:r>
          </w:p>
        </w:tc>
        <w:tc>
          <w:tcPr>
            <w:tcW w:w="1600" w:type="dxa"/>
          </w:tcPr>
          <w:p ns2:paraId="136F2D18" ns2:textId="77777777" w:rsidR="00E4752B" w:rsidRDefault="00000000">
            <w:pPr>
              <w:pStyle w:val="BodyText"/>
            </w:pPr>
            <w:r>
              <w:t>11</w:t>
            </w:r>
          </w:p>
        </w:tc>
        <w:tc>
          <w:tcPr>
            <w:tcW w:w="1600" w:type="dxa"/>
          </w:tcPr>
          <w:p ns2:paraId="2B21BDD9" ns2:textId="77777777" w:rsidR="00E4752B" w:rsidRDefault="00000000">
            <w:pPr>
              <w:pStyle w:val="BodyText"/>
            </w:pPr>
            <w:r>
              <w:t>6</w:t>
            </w:r>
          </w:p>
        </w:tc>
        <w:tc>
          <w:tcPr>
            <w:tcW w:w="1600" w:type="dxa"/>
          </w:tcPr>
          <w:p ns2:paraId="487CF64A" ns2:textId="77777777" w:rsidR="00E4752B" w:rsidRDefault="00000000">
            <w:pPr>
              <w:pStyle w:val="BodyText"/>
            </w:pPr>
            <w:r>
              <w:t>17</w:t>
            </w:r>
          </w:p>
        </w:tc>
      </w:tr>
      <w:tr w:rsidR="00E4752B" ns2:paraId="43FC03E0" ns2:textId="77777777">
        <w:tc>
          <w:tcPr>
            <w:tcW w:w="1600" w:type="dxa"/>
          </w:tcPr>
          <w:p ns2:paraId="342D984A" ns2:textId="77777777" w:rsidR="00E4752B" w:rsidRDefault="00000000">
            <w:pPr>
              <w:pStyle w:val="BodyText"/>
            </w:pPr>
            <w:r>
              <w:t>Abat Marcet</w:t>
            </w:r>
          </w:p>
        </w:tc>
        <w:tc>
          <w:tcPr>
            <w:tcW w:w="1600" w:type="dxa"/>
          </w:tcPr>
          <w:p ns2:paraId="543812FE" ns2:textId="77777777" w:rsidR="00E4752B" w:rsidRDefault="00000000">
            <w:pPr>
              <w:pStyle w:val="BodyText"/>
            </w:pPr>
            <w:r>
              <w:t>0</w:t>
            </w:r>
          </w:p>
        </w:tc>
        <w:tc>
          <w:tcPr>
            <w:tcW w:w="1600" w:type="dxa"/>
          </w:tcPr>
          <w:p ns2:paraId="063D7863" ns2:textId="77777777" w:rsidR="00E4752B" w:rsidRDefault="00000000">
            <w:pPr>
              <w:pStyle w:val="BodyText"/>
            </w:pPr>
            <w:r>
              <w:t>2</w:t>
            </w:r>
          </w:p>
        </w:tc>
        <w:tc>
          <w:tcPr>
            <w:tcW w:w="1600" w:type="dxa"/>
          </w:tcPr>
          <w:p ns2:paraId="7F4026D5" ns2:textId="77777777" w:rsidR="00E4752B" w:rsidRDefault="00000000">
            <w:pPr>
              <w:pStyle w:val="BodyText"/>
            </w:pPr>
            <w:r>
              <w:t>8</w:t>
            </w:r>
          </w:p>
        </w:tc>
        <w:tc>
          <w:tcPr>
            <w:tcW w:w="1600" w:type="dxa"/>
          </w:tcPr>
          <w:p ns2:paraId="5B1EB469" ns2:textId="77777777" w:rsidR="00E4752B" w:rsidRDefault="00000000">
            <w:pPr>
              <w:pStyle w:val="BodyText"/>
            </w:pPr>
            <w:r>
              <w:t>10</w:t>
            </w:r>
          </w:p>
        </w:tc>
      </w:tr>
      <w:tr w:rsidR="00E4752B" ns2:paraId="312A463F" ns2:textId="77777777">
        <w:tc>
          <w:tcPr>
            <w:tcW w:w="1600" w:type="dxa"/>
          </w:tcPr>
          <w:p ns2:paraId="362D7926" ns2:textId="77777777" w:rsidR="00E4752B" w:rsidRDefault="00000000">
            <w:pPr>
              <w:pStyle w:val="BodyText"/>
            </w:pPr>
            <w:r>
              <w:t>Abat Oliba</w:t>
            </w:r>
          </w:p>
        </w:tc>
        <w:tc>
          <w:tcPr>
            <w:tcW w:w="1600" w:type="dxa"/>
          </w:tcPr>
          <w:p ns2:paraId="098D794E" ns2:textId="77777777" w:rsidR="00E4752B" w:rsidRDefault="00000000">
            <w:pPr>
              <w:pStyle w:val="BodyText"/>
            </w:pPr>
            <w:r>
              <w:t>1</w:t>
            </w:r>
          </w:p>
        </w:tc>
        <w:tc>
          <w:tcPr>
            <w:tcW w:w="1600" w:type="dxa"/>
          </w:tcPr>
          <w:p ns2:paraId="1373584A" ns2:textId="77777777" w:rsidR="00E4752B" w:rsidRDefault="00000000">
            <w:pPr>
              <w:pStyle w:val="BodyText"/>
            </w:pPr>
            <w:r>
              <w:t>1</w:t>
            </w:r>
          </w:p>
        </w:tc>
        <w:tc>
          <w:tcPr>
            <w:tcW w:w="1600" w:type="dxa"/>
          </w:tcPr>
          <w:p ns2:paraId="4B0ED624" ns2:textId="77777777" w:rsidR="00E4752B" w:rsidRDefault="00000000">
            <w:pPr>
              <w:pStyle w:val="BodyText"/>
            </w:pPr>
            <w:r>
              <w:t>0</w:t>
            </w:r>
          </w:p>
        </w:tc>
        <w:tc>
          <w:tcPr>
            <w:tcW w:w="1600" w:type="dxa"/>
          </w:tcPr>
          <w:p ns2:paraId="1339F2F4" ns2:textId="77777777" w:rsidR="00E4752B" w:rsidRDefault="00000000">
            <w:pPr>
              <w:pStyle w:val="BodyText"/>
            </w:pPr>
            <w:r>
              <w:t>2</w:t>
            </w:r>
          </w:p>
        </w:tc>
      </w:tr>
      <w:tr w:rsidR="00E4752B" ns2:paraId="6C199AE8" ns2:textId="77777777">
        <w:tc>
          <w:tcPr>
            <w:tcW w:w="1600" w:type="dxa"/>
          </w:tcPr>
          <w:p ns2:paraId="3DD59CEE" ns2:textId="77777777" w:rsidR="00E4752B" w:rsidRDefault="00000000">
            <w:pPr>
              <w:pStyle w:val="BodyText"/>
            </w:pPr>
            <w:r>
              <w:t>Hostatgeria DHW Radiators</w:t>
            </w:r>
          </w:p>
        </w:tc>
        <w:tc>
          <w:tcPr>
            <w:tcW w:w="1600" w:type="dxa"/>
          </w:tcPr>
          <w:p ns2:paraId="46F21939" ns2:textId="77777777" w:rsidR="00E4752B" w:rsidRDefault="00000000">
            <w:pPr>
              <w:pStyle w:val="BodyText"/>
            </w:pPr>
            <w:r>
              <w:t>2</w:t>
            </w:r>
          </w:p>
        </w:tc>
        <w:tc>
          <w:tcPr>
            <w:tcW w:w="1600" w:type="dxa"/>
          </w:tcPr>
          <w:p ns2:paraId="50BE737A" ns2:textId="77777777" w:rsidR="00E4752B" w:rsidRDefault="00000000">
            <w:pPr>
              <w:pStyle w:val="BodyText"/>
            </w:pPr>
            <w:r>
              <w:t>3</w:t>
            </w:r>
          </w:p>
        </w:tc>
        <w:tc>
          <w:tcPr>
            <w:tcW w:w="1600" w:type="dxa"/>
          </w:tcPr>
          <w:p ns2:paraId="3560EC02" ns2:textId="77777777" w:rsidR="00E4752B" w:rsidRDefault="00000000">
            <w:pPr>
              <w:pStyle w:val="BodyText"/>
            </w:pPr>
            <w:r>
              <w:t>45</w:t>
            </w:r>
          </w:p>
        </w:tc>
        <w:tc>
          <w:tcPr>
            <w:tcW w:w="1600" w:type="dxa"/>
          </w:tcPr>
          <w:p ns2:paraId="624AD6A6" ns2:textId="77777777" w:rsidR="00E4752B" w:rsidRDefault="00000000">
            <w:pPr>
              <w:pStyle w:val="BodyText"/>
            </w:pPr>
            <w:r>
              <w:t>50</w:t>
            </w:r>
          </w:p>
        </w:tc>
      </w:tr>
      <w:tr w:rsidR="00E4752B" ns2:paraId="7604CA43" ns2:textId="77777777">
        <w:tc>
          <w:tcPr>
            <w:tcW w:w="1600" w:type="dxa"/>
          </w:tcPr>
          <w:p ns2:paraId="2D58B91C" ns2:textId="77777777" w:rsidR="00E4752B" w:rsidRDefault="00000000">
            <w:pPr>
              <w:pStyle w:val="BodyText"/>
            </w:pPr>
            <w:r>
              <w:t>Hostatgeria Underfloor</w:t>
            </w:r>
          </w:p>
        </w:tc>
        <w:tc>
          <w:tcPr>
            <w:tcW w:w="1600" w:type="dxa"/>
          </w:tcPr>
          <w:p ns2:paraId="3FC22058" ns2:textId="77777777" w:rsidR="00E4752B" w:rsidRDefault="00000000">
            <w:pPr>
              <w:pStyle w:val="BodyText"/>
            </w:pPr>
            <w:r>
              <w:t>4</w:t>
            </w:r>
          </w:p>
        </w:tc>
        <w:tc>
          <w:tcPr>
            <w:tcW w:w="1600" w:type="dxa"/>
          </w:tcPr>
          <w:p ns2:paraId="155F9A27" ns2:textId="77777777" w:rsidR="00E4752B" w:rsidRDefault="00000000">
            <w:pPr>
              <w:pStyle w:val="BodyText"/>
            </w:pPr>
            <w:r>
              <w:t>1</w:t>
            </w:r>
          </w:p>
        </w:tc>
        <w:tc>
          <w:tcPr>
            <w:tcW w:w="1600" w:type="dxa"/>
          </w:tcPr>
          <w:p ns2:paraId="0FA976E7" ns2:textId="77777777" w:rsidR="00E4752B" w:rsidRDefault="00000000">
            <w:pPr>
              <w:pStyle w:val="BodyText"/>
            </w:pPr>
            <w:r>
              <w:t>0</w:t>
            </w:r>
          </w:p>
        </w:tc>
        <w:tc>
          <w:tcPr>
            <w:tcW w:w="1600" w:type="dxa"/>
          </w:tcPr>
          <w:p ns2:paraId="73434040" ns2:textId="77777777" w:rsidR="00E4752B" w:rsidRDefault="00000000">
            <w:pPr>
              <w:pStyle w:val="BodyText"/>
            </w:pPr>
            <w:r>
              <w:t>5</w:t>
            </w:r>
          </w:p>
        </w:tc>
      </w:tr>
      <w:tr w:rsidR="00E4752B" ns2:paraId="316151AA" ns2:textId="77777777">
        <w:tc>
          <w:tcPr>
            <w:tcW w:w="1600" w:type="dxa"/>
          </w:tcPr>
          <w:p ns2:paraId="30D065A6" ns2:textId="77777777" w:rsidR="00E4752B" w:rsidRDefault="00000000">
            <w:pPr>
              <w:pStyle w:val="BodyText"/>
            </w:pPr>
            <w:r>
              <w:t>Nostra Senyora</w:t>
            </w:r>
          </w:p>
        </w:tc>
        <w:tc>
          <w:tcPr>
            <w:tcW w:w="1600" w:type="dxa"/>
          </w:tcPr>
          <w:p ns2:paraId="45D86E24" ns2:textId="77777777" w:rsidR="00E4752B" w:rsidRDefault="00000000">
            <w:pPr>
              <w:pStyle w:val="BodyText"/>
            </w:pPr>
            <w:r>
              <w:t>2</w:t>
            </w:r>
          </w:p>
        </w:tc>
        <w:tc>
          <w:tcPr>
            <w:tcW w:w="1600" w:type="dxa"/>
          </w:tcPr>
          <w:p ns2:paraId="1B0636F1" ns2:textId="77777777" w:rsidR="00E4752B" w:rsidRDefault="00000000">
            <w:pPr>
              <w:pStyle w:val="BodyText"/>
            </w:pPr>
            <w:r>
              <w:t>12</w:t>
            </w:r>
          </w:p>
        </w:tc>
        <w:tc>
          <w:tcPr>
            <w:tcW w:w="1600" w:type="dxa"/>
          </w:tcPr>
          <w:p ns2:paraId="5876898D" ns2:textId="77777777" w:rsidR="00E4752B" w:rsidRDefault="00000000">
            <w:pPr>
              <w:pStyle w:val="BodyText"/>
            </w:pPr>
            <w:r>
              <w:t>4</w:t>
            </w:r>
          </w:p>
        </w:tc>
        <w:tc>
          <w:tcPr>
            <w:tcW w:w="1600" w:type="dxa"/>
          </w:tcPr>
          <w:p ns2:paraId="5687C36F" ns2:textId="77777777" w:rsidR="00E4752B" w:rsidRDefault="00000000">
            <w:pPr>
              <w:pStyle w:val="BodyText"/>
            </w:pPr>
            <w:r>
              <w:t>18</w:t>
            </w:r>
          </w:p>
        </w:tc>
      </w:tr>
    </w:tbl>
    <w:p ns2:paraId="7D86C683" ns2:textId="77777777" w:rsidR="00E4752B" w:rsidRPr="003D22B2" w:rsidRDefault="00000000">
      <w:pPr>
        <w:pStyle w:val="BodyText"/>
        <w:rPr>
          <w:lang w:val="en-US"/>
        </w:rPr>
      </w:pPr>
      <w:r w:rsidRPr="003D22B2">
        <w:rPr>
          <w:lang w:val="en-US"/>
        </w:rPr>
        <w:t>Interpretation. This table gives the exact counts behind the dominant-feature figure. It is useful when a stacked bar is visually clear but the supervisor needs the numerical split between supply-, return-, and flow-dominant anomaly windows.</w:t>
      </w:r>
    </w:p>
    <w:p ns2:paraId="367A950A" ns2:textId="77777777" w:rsidR="00FB222B" w:rsidRPr="003D22B2" w:rsidRDefault="00000000">
      <w:pPr>
        <w:pStyle w:val="BodyText"/>
        <w:rPr>
          <w:lang w:val="en-US"/>
        </w:rPr>
      </w:pPr>
      <w:r w:rsidRPr="003D22B2">
        <w:rPr>
          <w:i/>
          <w:lang w:val="en-US"/>
        </w:rPr>
        <w:t>Source: author-generated figure using per-feature reconstruction errors.</w:t>
      </w:r>
    </w:p>
    <w:p ns2:paraId="17B46771" ns2:textId="77777777" w:rsidR="00FB222B" w:rsidRPr="003D22B2" w:rsidRDefault="00000000">
      <w:pPr>
        <w:pStyle w:val="BodyText"/>
        <w:rPr>
          <w:lang w:val="en-US"/>
        </w:rPr>
      </w:pPr>
      <w:r w:rsidRPr="003D22B2">
        <w:rPr>
          <w:lang w:val="en-US"/>
        </w:rP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ns2:paraId="7EF12679" ns2:textId="77777777" w:rsidR="00FB222B" w:rsidRPr="003D22B2" w:rsidRDefault="00000000">
      <w:pPr>
        <w:pStyle w:val="BodyText"/>
        <w:rPr>
          <w:lang w:val="en-US"/>
        </w:rPr>
      </w:pPr>
      <w:r w:rsidRPr="003D22B2">
        <w:rPr>
          <w:lang w:val="en-US"/>
        </w:rPr>
        <w:t>Figure 13 visualizes anomalies in the actual per-feature reconstruction-error space.</w:t>
      </w:r>
    </w:p>
    <w:p ns2:paraId="045DFAA7" ns2:textId="77777777" w:rsidR="00FB222B" w:rsidRDefault="00000000">
      <w:pPr>
        <w:pStyle w:val="BodyText"/>
        <w:jc w:val="center"/>
      </w:pPr>
      <w:r>
        <w:rPr>
          <w:noProof/>
        </w:rPr>
        <w:drawing>
          <ns5:inline distT="0" distB="0" distL="0" distR="0" ns6:anchorId="4F96D7D6" ns6:editId="68E31172">
            <ns5:extent cx="5212080" cy="1751319"/>
            <ns5:effectExtent l="0" t="0" r="0" b="0"/>
            <ns5:docPr id="3010" name="anomaly_feature_space_stabilized_log"/>
            <ns5:cNvGraphicFramePr>
              <ns7:graphicFrameLocks noChangeAspect="1"/>
            </ns5:cNvGraphicFramePr>
            <ns7:graphic>
              <ns7:graphicData uri="http://schemas.openxmlformats.org/drawingml/2006/picture">
                <ns8:pic>
                  <ns8:nvPicPr>
                    <ns8:cNvPr id="3010" name="anomaly_feature_space_stabilized_log"/>
                    <ns8:cNvPicPr/>
                  </ns8:nvPicPr>
                  <ns8:blipFill>
                    <ns7:blip ns3:embed="rId31"/>
                    <ns7:stretch>
                      <ns7:fillRect/>
                    </ns7:stretch>
                  </ns8:blipFill>
                  <ns8:spPr>
                    <ns7:xfrm>
                      <ns7:off x="0" y="0"/>
                      <ns7:ext cx="5212080" cy="1751319"/>
                    </ns7:xfrm>
                    <ns7:prstGeom prst="rect">
                      <ns7:avLst/>
                    </ns7:prstGeom>
                  </ns8:spPr>
                </ns8:pic>
              </ns7:graphicData>
            </ns7:graphic>
          </ns5:inline>
        </w:drawing>
      </w:r>
    </w:p>
    <w:p ns2:paraId="2465948A" ns2:textId="77777777" w:rsidR="00FB222B" w:rsidRPr="003D22B2" w:rsidRDefault="00000000">
      <w:pPr>
        <w:pStyle w:val="Caption"/>
        <w:jc w:val="center"/>
        <w:rPr>
          <w:lang w:val="en-US"/>
        </w:rPr>
      </w:pPr>
      <w:r w:rsidRPr="003D22B2">
        <w:rPr>
          <w:lang w:val="en-US"/>
        </w:rPr>
        <w:t>Figure 13. Anomaly feature space using actual per-feature reconstruction errors, with point color indicating the dominant anomaly feature.</w:t>
      </w:r>
    </w:p>
    <w:p ns2:paraId="68002AA0" ns2:textId="77777777" w:rsidR="00FB222B" w:rsidRPr="003D22B2" w:rsidRDefault="00000000">
      <w:pPr>
        <w:pStyle w:val="BodyText"/>
        <w:rPr>
          <w:lang w:val="en-US"/>
        </w:rPr>
      </w:pPr>
      <w:r w:rsidRPr="003D22B2">
        <w:rPr>
          <w:i/>
          <w:lang w:val="en-US"/>
        </w:rPr>
        <w:t>Source: author-generated figure based on anomaly windows and per-feature error attribution.</w:t>
      </w:r>
    </w:p>
    <w:p ns2:paraId="69703AAD" ns2:textId="77777777" w:rsidR="00FB222B" w:rsidRPr="003D22B2" w:rsidRDefault="00000000">
      <w:pPr>
        <w:pStyle w:val="BodyText"/>
        <w:rPr>
          <w:lang w:val="en-US"/>
        </w:rPr>
      </w:pPr>
      <w:r w:rsidRPr="003D22B2">
        <w:rPr>
          <w:lang w:val="en-US"/>
        </w:rPr>
        <w:t xml:space="preserve">Interpretation. Each point is one anomaly window, positioned using the actual per-feature reconstruction errors rather than a projected embedding. The axes therefore correspond to </w:t>
      </w:r>
      <w:r w:rsidRPr="003D22B2">
        <w:rPr>
          <w:lang w:val="en-US"/>
        </w:rPr>
        <w:lastRenderedPageBreak/>
        <w:t>real model-error quantities, and the point color identifies the dominant anomalous feature for that window.</w:t>
      </w:r>
    </w:p>
    <w:p ns2:paraId="1187F709" ns2:textId="77777777" w:rsidR="00E91563" w:rsidRPr="003D22B2" w:rsidRDefault="00000000">
      <w:pPr>
        <w:pStyle w:val="Heading2"/>
        <w:spacing w:before="160" w:after="120"/>
        <w:rPr>
          <w:lang w:val="en-US"/>
        </w:rPr>
      </w:pPr>
      <w:bookmarkStart w:id="69" w:name="_Toc233037940"/>
      <w:r w:rsidRPr="003D22B2">
        <w:rPr>
          <w:lang w:val="en-US"/>
        </w:rPr>
        <w:t>4.3 Low delta-T overlap</w:t>
      </w:r>
      <w:bookmarkEnd w:id="69"/>
    </w:p>
    <w:p ns2:paraId="281CD53C" ns2:textId="77777777" w:rsidR="00E91563" w:rsidRPr="003D22B2" w:rsidRDefault="00000000">
      <w:pPr>
        <w:pStyle w:val="BodyTextFirstIndent"/>
        <w:rPr>
          <w:lang w:val="en-US"/>
        </w:rPr>
      </w:pPr>
      <w:r w:rsidRPr="003D22B2">
        <w:rPr>
          <w:lang w:val="en-US"/>
        </w:rP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ns2:paraId="752D24C7" ns2:textId="77777777" w:rsidR="00FB222B" w:rsidRPr="003D22B2" w:rsidRDefault="00000000">
      <w:pPr>
        <w:pStyle w:val="BodyText"/>
        <w:rPr>
          <w:lang w:val="en-US"/>
        </w:rPr>
      </w:pPr>
      <w:r w:rsidRPr="003D22B2">
        <w:rPr>
          <w:lang w:val="en-US"/>
        </w:rPr>
        <w:t>Figure 14 compares the number of autoencoder anomalies with the engineering low delta-T baseline.</w:t>
      </w:r>
    </w:p>
    <w:p ns2:paraId="5FE8D928" ns2:textId="77777777" w:rsidR="00FB222B" w:rsidRDefault="00000000">
      <w:pPr>
        <w:pStyle w:val="BodyText"/>
        <w:jc w:val="center"/>
      </w:pPr>
      <w:r>
        <w:rPr>
          <w:noProof/>
        </w:rPr>
        <w:drawing>
          <ns5:inline distT="0" distB="0" distL="0" distR="0" ns6:anchorId="6A21210C" ns6:editId="13FDB303">
            <ns5:extent cx="5212080" cy="2199938"/>
            <ns5:effectExtent l="0" t="0" r="0" b="0"/>
            <ns5:docPr id="3011" name="thesis_selected7_baseline_vs_autoencoder"/>
            <ns5:cNvGraphicFramePr>
              <ns7:graphicFrameLocks noChangeAspect="1"/>
            </ns5:cNvGraphicFramePr>
            <ns7:graphic>
              <ns7:graphicData uri="http://schemas.openxmlformats.org/drawingml/2006/picture">
                <ns8:pic>
                  <ns8:nvPicPr>
                    <ns8:cNvPr id="3011" name="thesis_selected7_baseline_vs_autoencoder"/>
                    <ns8:cNvPicPr/>
                  </ns8:nvPicPr>
                  <ns8:blipFill>
                    <ns7:blip ns3:embed="rId32"/>
                    <ns7:stretch>
                      <ns7:fillRect/>
                    </ns7:stretch>
                  </ns8:blipFill>
                  <ns8:spPr>
                    <ns7:xfrm>
                      <ns7:off x="0" y="0"/>
                      <ns7:ext cx="5212080" cy="2199938"/>
                    </ns7:xfrm>
                    <ns7:prstGeom prst="rect">
                      <ns7:avLst/>
                    </ns7:prstGeom>
                  </ns8:spPr>
                </ns8:pic>
              </ns7:graphicData>
            </ns7:graphic>
          </ns5:inline>
        </w:drawing>
      </w:r>
    </w:p>
    <w:p ns2:paraId="02DFBEE8" ns2:textId="77777777" w:rsidR="00FB222B" w:rsidRPr="003D22B2" w:rsidRDefault="00000000">
      <w:pPr>
        <w:pStyle w:val="Caption"/>
        <w:jc w:val="center"/>
        <w:rPr>
          <w:lang w:val="en-US"/>
        </w:rPr>
      </w:pPr>
      <w:r w:rsidRPr="003D22B2">
        <w:rPr>
          <w:lang w:val="en-US"/>
        </w:rPr>
        <w:t>Figure 14. Autoencoder anomaly counts compared with the engineering low delta-T baseline for the seven selected buildings.</w:t>
      </w:r>
    </w:p>
    <w:p ns2:paraId="5CAB88EB" ns2:textId="77777777" w:rsidR="00FB222B" w:rsidRPr="003D22B2" w:rsidRDefault="00000000">
      <w:pPr>
        <w:pStyle w:val="BodyText"/>
        <w:rPr>
          <w:lang w:val="en-US"/>
        </w:rPr>
      </w:pPr>
      <w:r w:rsidRPr="003D22B2">
        <w:rPr>
          <w:i/>
          <w:lang w:val="en-US"/>
        </w:rPr>
        <w:t>Source: author-generated figure using autoencoder anomaly counts and baseline overlap checks.</w:t>
      </w:r>
    </w:p>
    <w:p ns2:paraId="3BB099E2" ns2:textId="77777777" w:rsidR="00FB222B" w:rsidRPr="003D22B2" w:rsidRDefault="00000000">
      <w:pPr>
        <w:pStyle w:val="BodyText"/>
        <w:rPr>
          <w:lang w:val="en-US"/>
        </w:rPr>
      </w:pPr>
      <w:r w:rsidRPr="003D22B2">
        <w:rPr>
          <w:lang w:val="en-US"/>
        </w:rP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ns2:paraId="010C3CE9" ns2:textId="77777777" w:rsidR="00FB222B" w:rsidRPr="003D22B2" w:rsidRDefault="00000000">
      <w:pPr>
        <w:pStyle w:val="BodyText"/>
        <w:rPr>
          <w:lang w:val="en-US"/>
        </w:rPr>
      </w:pPr>
      <w:r w:rsidRPr="003D22B2">
        <w:rPr>
          <w:lang w:val="en-US"/>
        </w:rPr>
        <w:t>Figure 15 shows the extent to which reviewed anomaly windows overlap low delta-T events.</w:t>
      </w:r>
    </w:p>
    <w:p ns2:paraId="4D8966E6" ns2:textId="77777777" w:rsidR="00FB222B" w:rsidRDefault="00000000">
      <w:pPr>
        <w:pStyle w:val="BodyText"/>
        <w:jc w:val="center"/>
      </w:pPr>
      <w:r>
        <w:rPr>
          <w:noProof/>
        </w:rPr>
        <w:lastRenderedPageBreak/>
        <w:drawing>
          <ns5:inline distT="0" distB="0" distL="0" distR="0" ns6:anchorId="06C931EA" ns6:editId="6F8C9DD8">
            <ns5:extent cx="5212080" cy="1888167"/>
            <ns5:effectExtent l="0" t="0" r="0" b="0"/>
            <ns5:docPr id="3012" name="thesis_selected7_low_delta_overlap"/>
            <ns5:cNvGraphicFramePr>
              <ns7:graphicFrameLocks noChangeAspect="1"/>
            </ns5:cNvGraphicFramePr>
            <ns7:graphic>
              <ns7:graphicData uri="http://schemas.openxmlformats.org/drawingml/2006/picture">
                <ns8:pic>
                  <ns8:nvPicPr>
                    <ns8:cNvPr id="3012" name="thesis_selected7_low_delta_overlap"/>
                    <ns8:cNvPicPr/>
                  </ns8:nvPicPr>
                  <ns8:blipFill>
                    <ns7:blip ns3:embed="rId33"/>
                    <ns7:stretch>
                      <ns7:fillRect/>
                    </ns7:stretch>
                  </ns8:blipFill>
                  <ns8:spPr>
                    <ns7:xfrm>
                      <ns7:off x="0" y="0"/>
                      <ns7:ext cx="5212080" cy="1888167"/>
                    </ns7:xfrm>
                    <ns7:prstGeom prst="rect">
                      <ns7:avLst/>
                    </ns7:prstGeom>
                  </ns8:spPr>
                </ns8:pic>
              </ns7:graphicData>
            </ns7:graphic>
          </ns5:inline>
        </w:drawing>
      </w:r>
    </w:p>
    <w:p ns2:paraId="2B3D5E7F" ns2:textId="77777777" w:rsidR="00FB222B" w:rsidRPr="003D22B2" w:rsidRDefault="00000000">
      <w:pPr>
        <w:pStyle w:val="Caption"/>
        <w:jc w:val="center"/>
        <w:rPr>
          <w:lang w:val="en-US"/>
        </w:rPr>
      </w:pPr>
      <w:r w:rsidRPr="003D22B2">
        <w:rPr>
          <w:lang w:val="en-US"/>
        </w:rPr>
        <w:t>Figure 15. Reviewed anomaly windows with low delta-T overlap and the corresponding overlap rate.</w:t>
      </w:r>
    </w:p>
    <w:p ns2:paraId="6C5F0460" ns2:textId="77777777" w:rsidR="00FB222B" w:rsidRPr="003D22B2" w:rsidRDefault="00000000">
      <w:pPr>
        <w:pStyle w:val="BodyText"/>
        <w:rPr>
          <w:lang w:val="en-US"/>
        </w:rPr>
      </w:pPr>
      <w:r w:rsidRPr="003D22B2">
        <w:rPr>
          <w:i/>
          <w:lang w:val="en-US"/>
        </w:rPr>
        <w:t>Source: author-generated figure based on reviewed anomaly windows and baseline overlap matching.</w:t>
      </w:r>
    </w:p>
    <w:p ns2:paraId="1437D9B4" ns2:textId="77777777" w:rsidR="00FB222B" w:rsidRPr="003D22B2" w:rsidRDefault="00000000">
      <w:pPr>
        <w:pStyle w:val="BodyText"/>
        <w:rPr>
          <w:lang w:val="en-US"/>
        </w:rPr>
      </w:pPr>
      <w:r w:rsidRPr="003D22B2">
        <w:rPr>
          <w:lang w:val="en-US"/>
        </w:rP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ns2:paraId="3DA78790" ns2:textId="77777777" w:rsidR="00F124F2" w:rsidRPr="003D22B2" w:rsidRDefault="00000000">
      <w:pPr>
        <w:pStyle w:val="BodyText"/>
        <w:rPr>
          <w:lang w:val="en-US"/>
        </w:rPr>
      </w:pPr>
      <w:r w:rsidRPr="003D22B2">
        <w:rPr>
          <w:lang w:val="en-US"/>
        </w:rP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ns2:paraId="5F08697D" ns2:textId="77777777" w:rsidR="00E91563" w:rsidRPr="003D22B2" w:rsidRDefault="00000000">
      <w:pPr>
        <w:pStyle w:val="Heading2"/>
        <w:spacing w:before="160" w:after="120"/>
        <w:rPr>
          <w:lang w:val="en-US"/>
        </w:rPr>
      </w:pPr>
      <w:bookmarkStart w:id="70" w:name="_Toc233037941"/>
      <w:r w:rsidRPr="003D22B2">
        <w:rPr>
          <w:lang w:val="en-US"/>
        </w:rPr>
        <w:t>4.4 Operating regimes</w:t>
      </w:r>
      <w:bookmarkEnd w:id="70"/>
    </w:p>
    <w:p ns2:paraId="60C3D9DE" ns2:textId="77777777" w:rsidR="00E91563" w:rsidRPr="003D22B2" w:rsidRDefault="00000000">
      <w:pPr>
        <w:pStyle w:val="BodyTextFirstIndent"/>
        <w:rPr>
          <w:lang w:val="en-US"/>
        </w:rPr>
      </w:pPr>
      <w:r w:rsidRPr="003D22B2">
        <w:rPr>
          <w:lang w:val="en-US"/>
        </w:rP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ns2:paraId="548A0458" ns2:textId="77777777" w:rsidR="00FB222B" w:rsidRPr="003D22B2" w:rsidRDefault="00000000">
      <w:pPr>
        <w:pStyle w:val="BodyText"/>
        <w:rPr>
          <w:lang w:val="en-US"/>
        </w:rPr>
      </w:pPr>
      <w:r w:rsidRPr="003D22B2">
        <w:rPr>
          <w:lang w:val="en-US"/>
        </w:rPr>
        <w:t>Figure 16 summarizes the operating-regime cluster occupancy for the seven selected buildings.</w:t>
      </w:r>
    </w:p>
    <w:p ns2:paraId="4DD596FC" ns2:textId="77777777" w:rsidR="00FB222B" w:rsidRDefault="00000000">
      <w:pPr>
        <w:pStyle w:val="BodyText"/>
        <w:jc w:val="center"/>
      </w:pPr>
      <w:r>
        <w:rPr>
          <w:noProof/>
        </w:rPr>
        <w:lastRenderedPageBreak/>
        <w:drawing>
          <ns5:inline distT="0" distB="0" distL="0" distR="0" ns6:anchorId="00905E62" ns6:editId="3D819345">
            <ns5:extent cx="5212080" cy="2199938"/>
            <ns5:effectExtent l="0" t="0" r="0" b="0"/>
            <ns5:docPr id="3013" name="thesis_selected7_window_cluster_distribution"/>
            <ns5:cNvGraphicFramePr>
              <ns7:graphicFrameLocks noChangeAspect="1"/>
            </ns5:cNvGraphicFramePr>
            <ns7:graphic>
              <ns7:graphicData uri="http://schemas.openxmlformats.org/drawingml/2006/picture">
                <ns8:pic>
                  <ns8:nvPicPr>
                    <ns8:cNvPr id="3013" name="thesis_selected7_window_cluster_distribution"/>
                    <ns8:cNvPicPr/>
                  </ns8:nvPicPr>
                  <ns8:blipFill>
                    <ns7:blip ns3:embed="rId34"/>
                    <ns7:stretch>
                      <ns7:fillRect/>
                    </ns7:stretch>
                  </ns8:blipFill>
                  <ns8:spPr>
                    <ns7:xfrm>
                      <ns7:off x="0" y="0"/>
                      <ns7:ext cx="5212080" cy="2199938"/>
                    </ns7:xfrm>
                    <ns7:prstGeom prst="rect">
                      <ns7:avLst/>
                    </ns7:prstGeom>
                  </ns8:spPr>
                </ns8:pic>
              </ns7:graphicData>
            </ns7:graphic>
          </ns5:inline>
        </w:drawing>
      </w:r>
    </w:p>
    <w:p ns2:paraId="160E146C" ns2:textId="77777777" w:rsidR="00FB222B" w:rsidRPr="003D22B2" w:rsidRDefault="00000000">
      <w:pPr>
        <w:pStyle w:val="Caption"/>
        <w:jc w:val="center"/>
        <w:rPr>
          <w:lang w:val="en-US"/>
        </w:rPr>
      </w:pPr>
      <w:r w:rsidRPr="003D22B2">
        <w:rPr>
          <w:lang w:val="en-US"/>
        </w:rPr>
        <w:t>Figure 16. Operating-regime cluster distribution for the seven selected buildings.</w:t>
      </w:r>
    </w:p>
    <w:p ns2:paraId="353222AA" ns2:textId="77777777" w:rsidR="00E4752B" w:rsidRPr="003D22B2" w:rsidRDefault="00000000">
      <w:pPr>
        <w:pStyle w:val="Caption"/>
        <w:rPr>
          <w:lang w:val="en-US"/>
        </w:rPr>
      </w:pPr>
      <w:r w:rsidRPr="003D22B2">
        <w:rPr>
          <w:lang w:val="en-US"/>
        </w:rP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ns2:paraId="4B5A27AE" ns2:textId="77777777">
        <w:tc>
          <w:tcPr>
            <w:tcW w:w="1600" w:type="dxa"/>
          </w:tcPr>
          <w:p ns2:paraId="5F68ACC5" ns2:textId="77777777" w:rsidR="00E4752B" w:rsidRDefault="00000000">
            <w:pPr>
              <w:pStyle w:val="BodyText"/>
            </w:pPr>
            <w:r>
              <w:rPr>
                <w:b/>
              </w:rPr>
              <w:t>Building</w:t>
            </w:r>
          </w:p>
        </w:tc>
        <w:tc>
          <w:tcPr>
            <w:tcW w:w="1600" w:type="dxa"/>
          </w:tcPr>
          <w:p ns2:paraId="4DB8F9AD" ns2:textId="77777777" w:rsidR="00E4752B" w:rsidRDefault="00000000">
            <w:pPr>
              <w:pStyle w:val="BodyText"/>
            </w:pPr>
            <w:r>
              <w:rPr>
                <w:b/>
              </w:rPr>
              <w:t>Cluster</w:t>
            </w:r>
          </w:p>
        </w:tc>
        <w:tc>
          <w:tcPr>
            <w:tcW w:w="1600" w:type="dxa"/>
          </w:tcPr>
          <w:p ns2:paraId="4C4F4234" ns2:textId="77777777" w:rsidR="00E4752B" w:rsidRDefault="00000000">
            <w:pPr>
              <w:pStyle w:val="BodyText"/>
            </w:pPr>
            <w:r>
              <w:rPr>
                <w:b/>
              </w:rPr>
              <w:t>Windows</w:t>
            </w:r>
          </w:p>
        </w:tc>
        <w:tc>
          <w:tcPr>
            <w:tcW w:w="1600" w:type="dxa"/>
          </w:tcPr>
          <w:p ns2:paraId="17ABB55C" ns2:textId="77777777" w:rsidR="00E4752B" w:rsidRDefault="00000000">
            <w:pPr>
              <w:pStyle w:val="BodyText"/>
            </w:pPr>
            <w:r>
              <w:rPr>
                <w:b/>
              </w:rPr>
              <w:t>Anomaly windows</w:t>
            </w:r>
          </w:p>
        </w:tc>
        <w:tc>
          <w:tcPr>
            <w:tcW w:w="1600" w:type="dxa"/>
          </w:tcPr>
          <w:p ns2:paraId="3159568D" ns2:textId="77777777" w:rsidR="00E4752B" w:rsidRDefault="00000000">
            <w:pPr>
              <w:pStyle w:val="BodyText"/>
            </w:pPr>
            <w:r>
              <w:rPr>
                <w:b/>
              </w:rPr>
              <w:t>Rate [%]</w:t>
            </w:r>
          </w:p>
        </w:tc>
      </w:tr>
      <w:tr w:rsidR="00E4752B" ns2:paraId="308176FA" ns2:textId="77777777">
        <w:tc>
          <w:tcPr>
            <w:tcW w:w="1600" w:type="dxa"/>
          </w:tcPr>
          <w:p ns2:paraId="5CB10A7D" ns2:textId="77777777" w:rsidR="00E4752B" w:rsidRDefault="00000000">
            <w:pPr>
              <w:pStyle w:val="BodyText"/>
            </w:pPr>
            <w:r>
              <w:t>Abat Cisneros</w:t>
            </w:r>
          </w:p>
        </w:tc>
        <w:tc>
          <w:tcPr>
            <w:tcW w:w="1600" w:type="dxa"/>
          </w:tcPr>
          <w:p ns2:paraId="0EEC33CE" ns2:textId="77777777" w:rsidR="00E4752B" w:rsidRDefault="00000000">
            <w:pPr>
              <w:pStyle w:val="BodyText"/>
            </w:pPr>
            <w:r>
              <w:t>3</w:t>
            </w:r>
          </w:p>
        </w:tc>
        <w:tc>
          <w:tcPr>
            <w:tcW w:w="1600" w:type="dxa"/>
          </w:tcPr>
          <w:p ns2:paraId="168C29E0" ns2:textId="77777777" w:rsidR="00E4752B" w:rsidRDefault="00000000">
            <w:pPr>
              <w:pStyle w:val="BodyText"/>
            </w:pPr>
            <w:r>
              <w:t>284</w:t>
            </w:r>
          </w:p>
        </w:tc>
        <w:tc>
          <w:tcPr>
            <w:tcW w:w="1600" w:type="dxa"/>
          </w:tcPr>
          <w:p ns2:paraId="1A2F2728" ns2:textId="77777777" w:rsidR="00E4752B" w:rsidRDefault="00000000">
            <w:pPr>
              <w:pStyle w:val="BodyText"/>
            </w:pPr>
            <w:r>
              <w:t>4</w:t>
            </w:r>
          </w:p>
        </w:tc>
        <w:tc>
          <w:tcPr>
            <w:tcW w:w="1600" w:type="dxa"/>
          </w:tcPr>
          <w:p ns2:paraId="1DFDE686" ns2:textId="77777777" w:rsidR="00E4752B" w:rsidRDefault="00000000">
            <w:pPr>
              <w:pStyle w:val="BodyText"/>
            </w:pPr>
            <w:r>
              <w:t>1.41</w:t>
            </w:r>
          </w:p>
        </w:tc>
      </w:tr>
      <w:tr w:rsidR="00E4752B" ns2:paraId="3A0A0602" ns2:textId="77777777">
        <w:tc>
          <w:tcPr>
            <w:tcW w:w="1600" w:type="dxa"/>
          </w:tcPr>
          <w:p ns2:paraId="71BE158E" ns2:textId="77777777" w:rsidR="00E4752B" w:rsidRDefault="00000000">
            <w:pPr>
              <w:pStyle w:val="BodyText"/>
            </w:pPr>
            <w:r>
              <w:t>Abat Garriga</w:t>
            </w:r>
          </w:p>
        </w:tc>
        <w:tc>
          <w:tcPr>
            <w:tcW w:w="1600" w:type="dxa"/>
          </w:tcPr>
          <w:p ns2:paraId="244DE664" ns2:textId="77777777" w:rsidR="00E4752B" w:rsidRDefault="00000000">
            <w:pPr>
              <w:pStyle w:val="BodyText"/>
            </w:pPr>
            <w:r>
              <w:t>0</w:t>
            </w:r>
          </w:p>
        </w:tc>
        <w:tc>
          <w:tcPr>
            <w:tcW w:w="1600" w:type="dxa"/>
          </w:tcPr>
          <w:p ns2:paraId="5B8C6344" ns2:textId="77777777" w:rsidR="00E4752B" w:rsidRDefault="00000000">
            <w:pPr>
              <w:pStyle w:val="BodyText"/>
            </w:pPr>
            <w:r>
              <w:t>173</w:t>
            </w:r>
          </w:p>
        </w:tc>
        <w:tc>
          <w:tcPr>
            <w:tcW w:w="1600" w:type="dxa"/>
          </w:tcPr>
          <w:p ns2:paraId="33C918D9" ns2:textId="77777777" w:rsidR="00E4752B" w:rsidRDefault="00000000">
            <w:pPr>
              <w:pStyle w:val="BodyText"/>
            </w:pPr>
            <w:r>
              <w:t>6</w:t>
            </w:r>
          </w:p>
        </w:tc>
        <w:tc>
          <w:tcPr>
            <w:tcW w:w="1600" w:type="dxa"/>
          </w:tcPr>
          <w:p ns2:paraId="44CAFAF3" ns2:textId="77777777" w:rsidR="00E4752B" w:rsidRDefault="00000000">
            <w:pPr>
              <w:pStyle w:val="BodyText"/>
            </w:pPr>
            <w:r>
              <w:t>3.47</w:t>
            </w:r>
          </w:p>
        </w:tc>
      </w:tr>
      <w:tr w:rsidR="00E4752B" ns2:paraId="0FF02FF8" ns2:textId="77777777">
        <w:tc>
          <w:tcPr>
            <w:tcW w:w="1600" w:type="dxa"/>
          </w:tcPr>
          <w:p ns2:paraId="2D954A60" ns2:textId="77777777" w:rsidR="00E4752B" w:rsidRDefault="00000000">
            <w:pPr>
              <w:pStyle w:val="BodyText"/>
            </w:pPr>
            <w:r>
              <w:t>Abat Garriga</w:t>
            </w:r>
          </w:p>
        </w:tc>
        <w:tc>
          <w:tcPr>
            <w:tcW w:w="1600" w:type="dxa"/>
          </w:tcPr>
          <w:p ns2:paraId="535321EF" ns2:textId="77777777" w:rsidR="00E4752B" w:rsidRDefault="00000000">
            <w:pPr>
              <w:pStyle w:val="BodyText"/>
            </w:pPr>
            <w:r>
              <w:t>2</w:t>
            </w:r>
          </w:p>
        </w:tc>
        <w:tc>
          <w:tcPr>
            <w:tcW w:w="1600" w:type="dxa"/>
          </w:tcPr>
          <w:p ns2:paraId="3749BE98" ns2:textId="77777777" w:rsidR="00E4752B" w:rsidRDefault="00000000">
            <w:pPr>
              <w:pStyle w:val="BodyText"/>
            </w:pPr>
            <w:r>
              <w:t>776</w:t>
            </w:r>
          </w:p>
        </w:tc>
        <w:tc>
          <w:tcPr>
            <w:tcW w:w="1600" w:type="dxa"/>
          </w:tcPr>
          <w:p ns2:paraId="23218EDC" ns2:textId="77777777" w:rsidR="00E4752B" w:rsidRDefault="00000000">
            <w:pPr>
              <w:pStyle w:val="BodyText"/>
            </w:pPr>
            <w:r>
              <w:t>2</w:t>
            </w:r>
          </w:p>
        </w:tc>
        <w:tc>
          <w:tcPr>
            <w:tcW w:w="1600" w:type="dxa"/>
          </w:tcPr>
          <w:p ns2:paraId="597245E4" ns2:textId="77777777" w:rsidR="00E4752B" w:rsidRDefault="00000000">
            <w:pPr>
              <w:pStyle w:val="BodyText"/>
            </w:pPr>
            <w:r>
              <w:t>0.26</w:t>
            </w:r>
          </w:p>
        </w:tc>
      </w:tr>
      <w:tr w:rsidR="00E4752B" ns2:paraId="132A8C2A" ns2:textId="77777777">
        <w:tc>
          <w:tcPr>
            <w:tcW w:w="1600" w:type="dxa"/>
          </w:tcPr>
          <w:p ns2:paraId="0C6D0567" ns2:textId="77777777" w:rsidR="00E4752B" w:rsidRDefault="00000000">
            <w:pPr>
              <w:pStyle w:val="BodyText"/>
            </w:pPr>
            <w:r>
              <w:t>Abat Garriga</w:t>
            </w:r>
          </w:p>
        </w:tc>
        <w:tc>
          <w:tcPr>
            <w:tcW w:w="1600" w:type="dxa"/>
          </w:tcPr>
          <w:p ns2:paraId="4D74FEC2" ns2:textId="77777777" w:rsidR="00E4752B" w:rsidRDefault="00000000">
            <w:pPr>
              <w:pStyle w:val="BodyText"/>
            </w:pPr>
            <w:r>
              <w:t>3</w:t>
            </w:r>
          </w:p>
        </w:tc>
        <w:tc>
          <w:tcPr>
            <w:tcW w:w="1600" w:type="dxa"/>
          </w:tcPr>
          <w:p ns2:paraId="1C5E371D" ns2:textId="77777777" w:rsidR="00E4752B" w:rsidRDefault="00000000">
            <w:pPr>
              <w:pStyle w:val="BodyText"/>
            </w:pPr>
            <w:r>
              <w:t>158</w:t>
            </w:r>
          </w:p>
        </w:tc>
        <w:tc>
          <w:tcPr>
            <w:tcW w:w="1600" w:type="dxa"/>
          </w:tcPr>
          <w:p ns2:paraId="657516D2" ns2:textId="77777777" w:rsidR="00E4752B" w:rsidRDefault="00000000">
            <w:pPr>
              <w:pStyle w:val="BodyText"/>
            </w:pPr>
            <w:r>
              <w:t>9</w:t>
            </w:r>
          </w:p>
        </w:tc>
        <w:tc>
          <w:tcPr>
            <w:tcW w:w="1600" w:type="dxa"/>
          </w:tcPr>
          <w:p ns2:paraId="57F95479" ns2:textId="77777777" w:rsidR="00E4752B" w:rsidRDefault="00000000">
            <w:pPr>
              <w:pStyle w:val="BodyText"/>
            </w:pPr>
            <w:r>
              <w:t>5.70</w:t>
            </w:r>
          </w:p>
        </w:tc>
      </w:tr>
      <w:tr w:rsidR="00E4752B" ns2:paraId="5C2B1CA7" ns2:textId="77777777">
        <w:tc>
          <w:tcPr>
            <w:tcW w:w="1600" w:type="dxa"/>
          </w:tcPr>
          <w:p ns2:paraId="624FD171" ns2:textId="77777777" w:rsidR="00E4752B" w:rsidRDefault="00000000">
            <w:pPr>
              <w:pStyle w:val="BodyText"/>
            </w:pPr>
            <w:r>
              <w:t>Abat Marcet</w:t>
            </w:r>
          </w:p>
        </w:tc>
        <w:tc>
          <w:tcPr>
            <w:tcW w:w="1600" w:type="dxa"/>
          </w:tcPr>
          <w:p ns2:paraId="2B22C002" ns2:textId="77777777" w:rsidR="00E4752B" w:rsidRDefault="00000000">
            <w:pPr>
              <w:pStyle w:val="BodyText"/>
            </w:pPr>
            <w:r>
              <w:t>3</w:t>
            </w:r>
          </w:p>
        </w:tc>
        <w:tc>
          <w:tcPr>
            <w:tcW w:w="1600" w:type="dxa"/>
          </w:tcPr>
          <w:p ns2:paraId="6F2CCC0A" ns2:textId="77777777" w:rsidR="00E4752B" w:rsidRDefault="00000000">
            <w:pPr>
              <w:pStyle w:val="BodyText"/>
            </w:pPr>
            <w:r>
              <w:t>141</w:t>
            </w:r>
          </w:p>
        </w:tc>
        <w:tc>
          <w:tcPr>
            <w:tcW w:w="1600" w:type="dxa"/>
          </w:tcPr>
          <w:p ns2:paraId="249C8822" ns2:textId="77777777" w:rsidR="00E4752B" w:rsidRDefault="00000000">
            <w:pPr>
              <w:pStyle w:val="BodyText"/>
            </w:pPr>
            <w:r>
              <w:t>10</w:t>
            </w:r>
          </w:p>
        </w:tc>
        <w:tc>
          <w:tcPr>
            <w:tcW w:w="1600" w:type="dxa"/>
          </w:tcPr>
          <w:p ns2:paraId="241F346E" ns2:textId="77777777" w:rsidR="00E4752B" w:rsidRDefault="00000000">
            <w:pPr>
              <w:pStyle w:val="BodyText"/>
            </w:pPr>
            <w:r>
              <w:t>7.09</w:t>
            </w:r>
          </w:p>
        </w:tc>
      </w:tr>
      <w:tr w:rsidR="00E4752B" ns2:paraId="27FB412F" ns2:textId="77777777">
        <w:tc>
          <w:tcPr>
            <w:tcW w:w="1600" w:type="dxa"/>
          </w:tcPr>
          <w:p ns2:paraId="7CF71173" ns2:textId="77777777" w:rsidR="00E4752B" w:rsidRDefault="00000000">
            <w:pPr>
              <w:pStyle w:val="BodyText"/>
            </w:pPr>
            <w:r>
              <w:t>Abat Oliba</w:t>
            </w:r>
          </w:p>
        </w:tc>
        <w:tc>
          <w:tcPr>
            <w:tcW w:w="1600" w:type="dxa"/>
          </w:tcPr>
          <w:p ns2:paraId="2D65605D" ns2:textId="77777777" w:rsidR="00E4752B" w:rsidRDefault="00000000">
            <w:pPr>
              <w:pStyle w:val="BodyText"/>
            </w:pPr>
            <w:r>
              <w:t>0</w:t>
            </w:r>
          </w:p>
        </w:tc>
        <w:tc>
          <w:tcPr>
            <w:tcW w:w="1600" w:type="dxa"/>
          </w:tcPr>
          <w:p ns2:paraId="252EA5BB" ns2:textId="77777777" w:rsidR="00E4752B" w:rsidRDefault="00000000">
            <w:pPr>
              <w:pStyle w:val="BodyText"/>
            </w:pPr>
            <w:r>
              <w:t>740</w:t>
            </w:r>
          </w:p>
        </w:tc>
        <w:tc>
          <w:tcPr>
            <w:tcW w:w="1600" w:type="dxa"/>
          </w:tcPr>
          <w:p ns2:paraId="0998B787" ns2:textId="77777777" w:rsidR="00E4752B" w:rsidRDefault="00000000">
            <w:pPr>
              <w:pStyle w:val="BodyText"/>
            </w:pPr>
            <w:r>
              <w:t>1</w:t>
            </w:r>
          </w:p>
        </w:tc>
        <w:tc>
          <w:tcPr>
            <w:tcW w:w="1600" w:type="dxa"/>
          </w:tcPr>
          <w:p ns2:paraId="42C5592F" ns2:textId="77777777" w:rsidR="00E4752B" w:rsidRDefault="00000000">
            <w:pPr>
              <w:pStyle w:val="BodyText"/>
            </w:pPr>
            <w:r>
              <w:t>0.14</w:t>
            </w:r>
          </w:p>
        </w:tc>
      </w:tr>
      <w:tr w:rsidR="00E4752B" ns2:paraId="6A713F8F" ns2:textId="77777777">
        <w:tc>
          <w:tcPr>
            <w:tcW w:w="1600" w:type="dxa"/>
          </w:tcPr>
          <w:p ns2:paraId="6D006B22" ns2:textId="77777777" w:rsidR="00E4752B" w:rsidRDefault="00000000">
            <w:pPr>
              <w:pStyle w:val="BodyText"/>
            </w:pPr>
            <w:r>
              <w:t>Abat Oliba</w:t>
            </w:r>
          </w:p>
        </w:tc>
        <w:tc>
          <w:tcPr>
            <w:tcW w:w="1600" w:type="dxa"/>
          </w:tcPr>
          <w:p ns2:paraId="441AE6FF" ns2:textId="77777777" w:rsidR="00E4752B" w:rsidRDefault="00000000">
            <w:pPr>
              <w:pStyle w:val="BodyText"/>
            </w:pPr>
            <w:r>
              <w:t>3</w:t>
            </w:r>
          </w:p>
        </w:tc>
        <w:tc>
          <w:tcPr>
            <w:tcW w:w="1600" w:type="dxa"/>
          </w:tcPr>
          <w:p ns2:paraId="571C90FD" ns2:textId="77777777" w:rsidR="00E4752B" w:rsidRDefault="00000000">
            <w:pPr>
              <w:pStyle w:val="BodyText"/>
            </w:pPr>
            <w:r>
              <w:t>174</w:t>
            </w:r>
          </w:p>
        </w:tc>
        <w:tc>
          <w:tcPr>
            <w:tcW w:w="1600" w:type="dxa"/>
          </w:tcPr>
          <w:p ns2:paraId="7DF31744" ns2:textId="77777777" w:rsidR="00E4752B" w:rsidRDefault="00000000">
            <w:pPr>
              <w:pStyle w:val="BodyText"/>
            </w:pPr>
            <w:r>
              <w:t>1</w:t>
            </w:r>
          </w:p>
        </w:tc>
        <w:tc>
          <w:tcPr>
            <w:tcW w:w="1600" w:type="dxa"/>
          </w:tcPr>
          <w:p ns2:paraId="71D09857" ns2:textId="77777777" w:rsidR="00E4752B" w:rsidRDefault="00000000">
            <w:pPr>
              <w:pStyle w:val="BodyText"/>
            </w:pPr>
            <w:r>
              <w:t>0.57</w:t>
            </w:r>
          </w:p>
        </w:tc>
      </w:tr>
      <w:tr w:rsidR="00E4752B" ns2:paraId="16DD63BC" ns2:textId="77777777">
        <w:tc>
          <w:tcPr>
            <w:tcW w:w="1600" w:type="dxa"/>
          </w:tcPr>
          <w:p ns2:paraId="15A037D4" ns2:textId="77777777" w:rsidR="00E4752B" w:rsidRDefault="00000000">
            <w:pPr>
              <w:pStyle w:val="BodyText"/>
            </w:pPr>
            <w:r>
              <w:t>Hostatgeria DHW Radiators</w:t>
            </w:r>
          </w:p>
        </w:tc>
        <w:tc>
          <w:tcPr>
            <w:tcW w:w="1600" w:type="dxa"/>
          </w:tcPr>
          <w:p ns2:paraId="3E8A828D" ns2:textId="77777777" w:rsidR="00E4752B" w:rsidRDefault="00000000">
            <w:pPr>
              <w:pStyle w:val="BodyText"/>
            </w:pPr>
            <w:r>
              <w:t>0</w:t>
            </w:r>
          </w:p>
        </w:tc>
        <w:tc>
          <w:tcPr>
            <w:tcW w:w="1600" w:type="dxa"/>
          </w:tcPr>
          <w:p ns2:paraId="62BF4073" ns2:textId="77777777" w:rsidR="00E4752B" w:rsidRDefault="00000000">
            <w:pPr>
              <w:pStyle w:val="BodyText"/>
            </w:pPr>
            <w:r>
              <w:t>858</w:t>
            </w:r>
          </w:p>
        </w:tc>
        <w:tc>
          <w:tcPr>
            <w:tcW w:w="1600" w:type="dxa"/>
          </w:tcPr>
          <w:p ns2:paraId="5E1864D3" ns2:textId="77777777" w:rsidR="00E4752B" w:rsidRDefault="00000000">
            <w:pPr>
              <w:pStyle w:val="BodyText"/>
            </w:pPr>
            <w:r>
              <w:t>37</w:t>
            </w:r>
          </w:p>
        </w:tc>
        <w:tc>
          <w:tcPr>
            <w:tcW w:w="1600" w:type="dxa"/>
          </w:tcPr>
          <w:p ns2:paraId="68E0E5D1" ns2:textId="77777777" w:rsidR="00E4752B" w:rsidRDefault="00000000">
            <w:pPr>
              <w:pStyle w:val="BodyText"/>
            </w:pPr>
            <w:r>
              <w:t>4.31</w:t>
            </w:r>
          </w:p>
        </w:tc>
      </w:tr>
      <w:tr w:rsidR="00E4752B" ns2:paraId="5B2E25C0" ns2:textId="77777777">
        <w:tc>
          <w:tcPr>
            <w:tcW w:w="1600" w:type="dxa"/>
          </w:tcPr>
          <w:p ns2:paraId="4647F0D9" ns2:textId="77777777" w:rsidR="00E4752B" w:rsidRDefault="00000000">
            <w:pPr>
              <w:pStyle w:val="BodyText"/>
            </w:pPr>
            <w:r>
              <w:t>Hostatgeria DHW Radiators</w:t>
            </w:r>
          </w:p>
        </w:tc>
        <w:tc>
          <w:tcPr>
            <w:tcW w:w="1600" w:type="dxa"/>
          </w:tcPr>
          <w:p ns2:paraId="50EF8E98" ns2:textId="77777777" w:rsidR="00E4752B" w:rsidRDefault="00000000">
            <w:pPr>
              <w:pStyle w:val="BodyText"/>
            </w:pPr>
            <w:r>
              <w:t>3</w:t>
            </w:r>
          </w:p>
        </w:tc>
        <w:tc>
          <w:tcPr>
            <w:tcW w:w="1600" w:type="dxa"/>
          </w:tcPr>
          <w:p ns2:paraId="113E4E4A" ns2:textId="77777777" w:rsidR="00E4752B" w:rsidRDefault="00000000">
            <w:pPr>
              <w:pStyle w:val="BodyText"/>
            </w:pPr>
            <w:r>
              <w:t>203</w:t>
            </w:r>
          </w:p>
        </w:tc>
        <w:tc>
          <w:tcPr>
            <w:tcW w:w="1600" w:type="dxa"/>
          </w:tcPr>
          <w:p ns2:paraId="1E4E2408" ns2:textId="77777777" w:rsidR="00E4752B" w:rsidRDefault="00000000">
            <w:pPr>
              <w:pStyle w:val="BodyText"/>
            </w:pPr>
            <w:r>
              <w:t>13</w:t>
            </w:r>
          </w:p>
        </w:tc>
        <w:tc>
          <w:tcPr>
            <w:tcW w:w="1600" w:type="dxa"/>
          </w:tcPr>
          <w:p ns2:paraId="36C914C2" ns2:textId="77777777" w:rsidR="00E4752B" w:rsidRDefault="00000000">
            <w:pPr>
              <w:pStyle w:val="BodyText"/>
            </w:pPr>
            <w:r>
              <w:t>6.40</w:t>
            </w:r>
          </w:p>
        </w:tc>
      </w:tr>
      <w:tr w:rsidR="00E4752B" ns2:paraId="64852FBB" ns2:textId="77777777">
        <w:tc>
          <w:tcPr>
            <w:tcW w:w="1600" w:type="dxa"/>
          </w:tcPr>
          <w:p ns2:paraId="146B1756" ns2:textId="77777777" w:rsidR="00E4752B" w:rsidRDefault="00000000">
            <w:pPr>
              <w:pStyle w:val="BodyText"/>
            </w:pPr>
            <w:r>
              <w:t>Hostatgeria Underfloor</w:t>
            </w:r>
          </w:p>
        </w:tc>
        <w:tc>
          <w:tcPr>
            <w:tcW w:w="1600" w:type="dxa"/>
          </w:tcPr>
          <w:p ns2:paraId="6B6AF6E3" ns2:textId="77777777" w:rsidR="00E4752B" w:rsidRDefault="00000000">
            <w:pPr>
              <w:pStyle w:val="BodyText"/>
            </w:pPr>
            <w:r>
              <w:t>1</w:t>
            </w:r>
          </w:p>
        </w:tc>
        <w:tc>
          <w:tcPr>
            <w:tcW w:w="1600" w:type="dxa"/>
          </w:tcPr>
          <w:p ns2:paraId="018E4899" ns2:textId="77777777" w:rsidR="00E4752B" w:rsidRDefault="00000000">
            <w:pPr>
              <w:pStyle w:val="BodyText"/>
            </w:pPr>
            <w:r>
              <w:t>318</w:t>
            </w:r>
          </w:p>
        </w:tc>
        <w:tc>
          <w:tcPr>
            <w:tcW w:w="1600" w:type="dxa"/>
          </w:tcPr>
          <w:p ns2:paraId="4A83B8DF" ns2:textId="77777777" w:rsidR="00E4752B" w:rsidRDefault="00000000">
            <w:pPr>
              <w:pStyle w:val="BodyText"/>
            </w:pPr>
            <w:r>
              <w:t>2</w:t>
            </w:r>
          </w:p>
        </w:tc>
        <w:tc>
          <w:tcPr>
            <w:tcW w:w="1600" w:type="dxa"/>
          </w:tcPr>
          <w:p ns2:paraId="3A58320F" ns2:textId="77777777" w:rsidR="00E4752B" w:rsidRDefault="00000000">
            <w:pPr>
              <w:pStyle w:val="BodyText"/>
            </w:pPr>
            <w:r>
              <w:t>0.63</w:t>
            </w:r>
          </w:p>
        </w:tc>
      </w:tr>
      <w:tr w:rsidR="00E4752B" ns2:paraId="34D291E7" ns2:textId="77777777">
        <w:tc>
          <w:tcPr>
            <w:tcW w:w="1600" w:type="dxa"/>
          </w:tcPr>
          <w:p ns2:paraId="6485014F" ns2:textId="77777777" w:rsidR="00E4752B" w:rsidRDefault="00000000">
            <w:pPr>
              <w:pStyle w:val="BodyText"/>
            </w:pPr>
            <w:r>
              <w:lastRenderedPageBreak/>
              <w:t>Hostatgeria Underfloor</w:t>
            </w:r>
          </w:p>
        </w:tc>
        <w:tc>
          <w:tcPr>
            <w:tcW w:w="1600" w:type="dxa"/>
          </w:tcPr>
          <w:p ns2:paraId="5D900E83" ns2:textId="77777777" w:rsidR="00E4752B" w:rsidRDefault="00000000">
            <w:pPr>
              <w:pStyle w:val="BodyText"/>
            </w:pPr>
            <w:r>
              <w:t>3</w:t>
            </w:r>
          </w:p>
        </w:tc>
        <w:tc>
          <w:tcPr>
            <w:tcW w:w="1600" w:type="dxa"/>
          </w:tcPr>
          <w:p ns2:paraId="7A89971F" ns2:textId="77777777" w:rsidR="00E4752B" w:rsidRDefault="00000000">
            <w:pPr>
              <w:pStyle w:val="BodyText"/>
            </w:pPr>
            <w:r>
              <w:t>3</w:t>
            </w:r>
          </w:p>
        </w:tc>
        <w:tc>
          <w:tcPr>
            <w:tcW w:w="1600" w:type="dxa"/>
          </w:tcPr>
          <w:p ns2:paraId="0B7770CF" ns2:textId="77777777" w:rsidR="00E4752B" w:rsidRDefault="00000000">
            <w:pPr>
              <w:pStyle w:val="BodyText"/>
            </w:pPr>
            <w:r>
              <w:t>3</w:t>
            </w:r>
          </w:p>
        </w:tc>
        <w:tc>
          <w:tcPr>
            <w:tcW w:w="1600" w:type="dxa"/>
          </w:tcPr>
          <w:p ns2:paraId="002F6216" ns2:textId="77777777" w:rsidR="00E4752B" w:rsidRDefault="00000000">
            <w:pPr>
              <w:pStyle w:val="BodyText"/>
            </w:pPr>
            <w:r>
              <w:t>100.00</w:t>
            </w:r>
          </w:p>
        </w:tc>
      </w:tr>
      <w:tr w:rsidR="00E4752B" ns2:paraId="35DF3C36" ns2:textId="77777777">
        <w:tc>
          <w:tcPr>
            <w:tcW w:w="1600" w:type="dxa"/>
          </w:tcPr>
          <w:p ns2:paraId="0D340F55" ns2:textId="77777777" w:rsidR="00E4752B" w:rsidRDefault="00000000">
            <w:pPr>
              <w:pStyle w:val="BodyText"/>
            </w:pPr>
            <w:r>
              <w:t>Nostra Senyora</w:t>
            </w:r>
          </w:p>
        </w:tc>
        <w:tc>
          <w:tcPr>
            <w:tcW w:w="1600" w:type="dxa"/>
          </w:tcPr>
          <w:p ns2:paraId="213CEB86" ns2:textId="77777777" w:rsidR="00E4752B" w:rsidRDefault="00000000">
            <w:pPr>
              <w:pStyle w:val="BodyText"/>
            </w:pPr>
            <w:r>
              <w:t>0</w:t>
            </w:r>
          </w:p>
        </w:tc>
        <w:tc>
          <w:tcPr>
            <w:tcW w:w="1600" w:type="dxa"/>
          </w:tcPr>
          <w:p ns2:paraId="39243DA2" ns2:textId="77777777" w:rsidR="00E4752B" w:rsidRDefault="00000000">
            <w:pPr>
              <w:pStyle w:val="BodyText"/>
            </w:pPr>
            <w:r>
              <w:t>527</w:t>
            </w:r>
          </w:p>
        </w:tc>
        <w:tc>
          <w:tcPr>
            <w:tcW w:w="1600" w:type="dxa"/>
          </w:tcPr>
          <w:p ns2:paraId="3E5D5468" ns2:textId="77777777" w:rsidR="00E4752B" w:rsidRDefault="00000000">
            <w:pPr>
              <w:pStyle w:val="BodyText"/>
            </w:pPr>
            <w:r>
              <w:t>3</w:t>
            </w:r>
          </w:p>
        </w:tc>
        <w:tc>
          <w:tcPr>
            <w:tcW w:w="1600" w:type="dxa"/>
          </w:tcPr>
          <w:p ns2:paraId="1D7BEA7B" ns2:textId="77777777" w:rsidR="00E4752B" w:rsidRDefault="00000000">
            <w:pPr>
              <w:pStyle w:val="BodyText"/>
            </w:pPr>
            <w:r>
              <w:t>0.57</w:t>
            </w:r>
          </w:p>
        </w:tc>
      </w:tr>
      <w:tr w:rsidR="00E4752B" ns2:paraId="74973BB8" ns2:textId="77777777">
        <w:tc>
          <w:tcPr>
            <w:tcW w:w="1600" w:type="dxa"/>
          </w:tcPr>
          <w:p ns2:paraId="5015C10D" ns2:textId="77777777" w:rsidR="00E4752B" w:rsidRDefault="00000000">
            <w:pPr>
              <w:pStyle w:val="BodyText"/>
            </w:pPr>
            <w:r>
              <w:t>Nostra Senyora</w:t>
            </w:r>
          </w:p>
        </w:tc>
        <w:tc>
          <w:tcPr>
            <w:tcW w:w="1600" w:type="dxa"/>
          </w:tcPr>
          <w:p ns2:paraId="6D9BFCF7" ns2:textId="77777777" w:rsidR="00E4752B" w:rsidRDefault="00000000">
            <w:pPr>
              <w:pStyle w:val="BodyText"/>
            </w:pPr>
            <w:r>
              <w:t>2</w:t>
            </w:r>
          </w:p>
        </w:tc>
        <w:tc>
          <w:tcPr>
            <w:tcW w:w="1600" w:type="dxa"/>
          </w:tcPr>
          <w:p ns2:paraId="1444897E" ns2:textId="77777777" w:rsidR="00E4752B" w:rsidRDefault="00000000">
            <w:pPr>
              <w:pStyle w:val="BodyText"/>
            </w:pPr>
            <w:r>
              <w:t>359</w:t>
            </w:r>
          </w:p>
        </w:tc>
        <w:tc>
          <w:tcPr>
            <w:tcW w:w="1600" w:type="dxa"/>
          </w:tcPr>
          <w:p ns2:paraId="245B60B2" ns2:textId="77777777" w:rsidR="00E4752B" w:rsidRDefault="00000000">
            <w:pPr>
              <w:pStyle w:val="BodyText"/>
            </w:pPr>
            <w:r>
              <w:t>1</w:t>
            </w:r>
          </w:p>
        </w:tc>
        <w:tc>
          <w:tcPr>
            <w:tcW w:w="1600" w:type="dxa"/>
          </w:tcPr>
          <w:p ns2:paraId="60994FCC" ns2:textId="77777777" w:rsidR="00E4752B" w:rsidRDefault="00000000">
            <w:pPr>
              <w:pStyle w:val="BodyText"/>
            </w:pPr>
            <w:r>
              <w:t>0.28</w:t>
            </w:r>
          </w:p>
        </w:tc>
      </w:tr>
      <w:tr w:rsidR="00E4752B" ns2:paraId="3C5B6807" ns2:textId="77777777">
        <w:tc>
          <w:tcPr>
            <w:tcW w:w="1600" w:type="dxa"/>
          </w:tcPr>
          <w:p ns2:paraId="68DAF049" ns2:textId="77777777" w:rsidR="00E4752B" w:rsidRDefault="00000000">
            <w:pPr>
              <w:pStyle w:val="BodyText"/>
            </w:pPr>
            <w:r>
              <w:t>Nostra Senyora</w:t>
            </w:r>
          </w:p>
        </w:tc>
        <w:tc>
          <w:tcPr>
            <w:tcW w:w="1600" w:type="dxa"/>
          </w:tcPr>
          <w:p ns2:paraId="324116D5" ns2:textId="77777777" w:rsidR="00E4752B" w:rsidRDefault="00000000">
            <w:pPr>
              <w:pStyle w:val="BodyText"/>
            </w:pPr>
            <w:r>
              <w:t>3</w:t>
            </w:r>
          </w:p>
        </w:tc>
        <w:tc>
          <w:tcPr>
            <w:tcW w:w="1600" w:type="dxa"/>
          </w:tcPr>
          <w:p ns2:paraId="0615BBF4" ns2:textId="77777777" w:rsidR="00E4752B" w:rsidRDefault="00000000">
            <w:pPr>
              <w:pStyle w:val="BodyText"/>
            </w:pPr>
            <w:r>
              <w:t>225</w:t>
            </w:r>
          </w:p>
        </w:tc>
        <w:tc>
          <w:tcPr>
            <w:tcW w:w="1600" w:type="dxa"/>
          </w:tcPr>
          <w:p ns2:paraId="0AD83990" ns2:textId="77777777" w:rsidR="00E4752B" w:rsidRDefault="00000000">
            <w:pPr>
              <w:pStyle w:val="BodyText"/>
            </w:pPr>
            <w:r>
              <w:t>14</w:t>
            </w:r>
          </w:p>
        </w:tc>
        <w:tc>
          <w:tcPr>
            <w:tcW w:w="1600" w:type="dxa"/>
          </w:tcPr>
          <w:p ns2:paraId="24250C73" ns2:textId="77777777" w:rsidR="00E4752B" w:rsidRDefault="00000000">
            <w:pPr>
              <w:pStyle w:val="BodyText"/>
            </w:pPr>
            <w:r>
              <w:t>6.22</w:t>
            </w:r>
          </w:p>
        </w:tc>
      </w:tr>
    </w:tbl>
    <w:p ns2:paraId="19B29CA0" ns2:textId="77777777" w:rsidR="00E4752B" w:rsidRPr="003D22B2" w:rsidRDefault="00000000">
      <w:pPr>
        <w:pStyle w:val="BodyText"/>
        <w:rPr>
          <w:lang w:val="en-US"/>
        </w:rPr>
      </w:pPr>
      <w:r w:rsidRPr="003D22B2">
        <w:rPr>
          <w:lang w:val="en-US"/>
        </w:rPr>
        <w:t>Interpretation. This table adds the anomaly rate inside each occupied operating-regime cluster. It helps show whether anomalies are spread evenly across regimes or concentrated in specific daily-pattern clusters.</w:t>
      </w:r>
    </w:p>
    <w:p ns2:paraId="742F75EC" ns2:textId="77777777" w:rsidR="00FB222B" w:rsidRPr="003D22B2" w:rsidRDefault="00000000">
      <w:pPr>
        <w:pStyle w:val="BodyText"/>
        <w:rPr>
          <w:lang w:val="en-US"/>
        </w:rPr>
      </w:pPr>
      <w:r w:rsidRPr="003D22B2">
        <w:rPr>
          <w:i/>
          <w:lang w:val="en-US"/>
        </w:rPr>
        <w:t>Source: author-generated figure based on operating-regime clustering across retained windows.</w:t>
      </w:r>
    </w:p>
    <w:p ns2:paraId="5BCBC9BB" ns2:textId="77777777" w:rsidR="00FB222B" w:rsidRPr="003D22B2" w:rsidRDefault="00000000">
      <w:pPr>
        <w:pStyle w:val="BodyText"/>
        <w:rPr>
          <w:lang w:val="en-US"/>
        </w:rPr>
      </w:pPr>
      <w:r w:rsidRPr="003D22B2">
        <w:rPr>
          <w:lang w:val="en-US"/>
        </w:rP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ns2:paraId="3406F376" ns2:textId="77777777" w:rsidR="00F124F2" w:rsidRPr="003D22B2" w:rsidRDefault="00000000">
      <w:pPr>
        <w:pStyle w:val="BodyText"/>
        <w:rPr>
          <w:lang w:val="en-US"/>
        </w:rPr>
      </w:pPr>
      <w:r w:rsidRPr="003D22B2">
        <w:rPr>
          <w:lang w:val="en-US"/>
        </w:rP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ns2:paraId="09B6B842" ns2:textId="77777777" w:rsidR="00E91563" w:rsidRPr="003D22B2" w:rsidRDefault="00000000">
      <w:pPr>
        <w:pStyle w:val="Heading2"/>
        <w:spacing w:before="160" w:after="120"/>
        <w:rPr>
          <w:lang w:val="en-US"/>
        </w:rPr>
      </w:pPr>
      <w:bookmarkStart w:id="71" w:name="_Toc233037942"/>
      <w:r w:rsidRPr="003D22B2">
        <w:rPr>
          <w:lang w:val="en-US"/>
        </w:rPr>
        <w:t>4.5 Threshold comparison</w:t>
      </w:r>
      <w:bookmarkEnd w:id="71"/>
    </w:p>
    <w:p ns2:paraId="41C76CE8" ns2:textId="77777777" w:rsidR="00E91563" w:rsidRPr="003D22B2" w:rsidRDefault="00000000">
      <w:pPr>
        <w:pStyle w:val="BodyTextFirstIndent"/>
        <w:rPr>
          <w:lang w:val="en-US"/>
        </w:rPr>
      </w:pPr>
      <w:r w:rsidRPr="003D22B2">
        <w:rPr>
          <w:lang w:val="en-US"/>
        </w:rP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ns2:paraId="1AA9CB36" ns2:textId="77777777" w:rsidR="001A73D1" w:rsidRPr="003D22B2" w:rsidRDefault="00000000">
      <w:pPr>
        <w:pStyle w:val="BodyText"/>
        <w:rPr>
          <w:lang w:val="en-US"/>
        </w:rPr>
      </w:pPr>
      <w:r w:rsidRPr="003D22B2">
        <w:rPr>
          <w:lang w:val="en-US"/>
        </w:rPr>
        <w:t>Figure 16A visualizes the training-error distributions behind the 3-sigma thresholds across sheets.</w:t>
      </w:r>
    </w:p>
    <w:p ns2:paraId="7EE5A2AA" ns2:textId="77777777" w:rsidR="001A73D1" w:rsidRDefault="00000000">
      <w:pPr>
        <w:pStyle w:val="BodyText"/>
        <w:jc w:val="center"/>
      </w:pPr>
      <w:r>
        <w:rPr>
          <w:noProof/>
        </w:rPr>
        <w:lastRenderedPageBreak/>
        <w:drawing>
          <ns5:inline distT="0" distB="0" distL="0" distR="0" ns6:anchorId="3663544D" ns6:editId="1BA5DFB9">
            <ns5:extent cx="5212080" cy="3918157"/>
            <ns5:effectExtent l="0" t="0" r="0" b="0"/>
            <ns5:docPr id="3018" name="threshold_distribution_by_sheet_2026-06-07"/>
            <ns5:cNvGraphicFramePr>
              <ns7:graphicFrameLocks noChangeAspect="1"/>
            </ns5:cNvGraphicFramePr>
            <ns7:graphic>
              <ns7:graphicData uri="http://schemas.openxmlformats.org/drawingml/2006/picture">
                <ns8:pic>
                  <ns8:nvPicPr>
                    <ns8:cNvPr id="3018" name="threshold_distribution_by_sheet_2026-06-07"/>
                    <ns8:cNvPicPr/>
                  </ns8:nvPicPr>
                  <ns8:blipFill>
                    <ns7:blip ns3:embed="rId16"/>
                    <ns7:stretch>
                      <ns7:fillRect/>
                    </ns7:stretch>
                  </ns8:blipFill>
                  <ns8:spPr>
                    <ns7:xfrm>
                      <ns7:off x="0" y="0"/>
                      <ns7:ext cx="5212080" cy="3918157"/>
                    </ns7:xfrm>
                    <ns7:prstGeom prst="rect">
                      <ns7:avLst/>
                    </ns7:prstGeom>
                  </ns8:spPr>
                </ns8:pic>
              </ns7:graphicData>
            </ns7:graphic>
          </ns5:inline>
        </w:drawing>
      </w:r>
    </w:p>
    <w:p ns2:paraId="4A9E61F9" ns2:textId="77777777" w:rsidR="001A73D1" w:rsidRPr="003D22B2" w:rsidRDefault="00000000">
      <w:pPr>
        <w:pStyle w:val="Caption"/>
        <w:jc w:val="center"/>
        <w:rPr>
          <w:lang w:val="en-US"/>
        </w:rPr>
      </w:pPr>
      <w:r w:rsidRPr="003D22B2">
        <w:rPr>
          <w:lang w:val="en-US"/>
        </w:rPr>
        <w:t>Figure 16A. Training reconstruction-error distribution by sheet with threshold markers.</w:t>
      </w:r>
    </w:p>
    <w:p ns2:paraId="39215E01" ns2:textId="77777777" w:rsidR="001A73D1" w:rsidRPr="003D22B2" w:rsidRDefault="00000000">
      <w:pPr>
        <w:pStyle w:val="Caption"/>
        <w:rPr>
          <w:lang w:val="en-US"/>
        </w:rPr>
      </w:pPr>
      <w:r w:rsidRPr="003D22B2">
        <w:rPr>
          <w:lang w:val="en-US"/>
        </w:rP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ns2:paraId="4EF6582D" ns2:textId="77777777">
        <w:tc>
          <w:tcPr>
            <w:tcW w:w="1600" w:type="dxa"/>
          </w:tcPr>
          <w:p ns2:paraId="50203051" ns2:textId="77777777" w:rsidR="001A73D1" w:rsidRDefault="00000000">
            <w:pPr>
              <w:pStyle w:val="BodyText"/>
            </w:pPr>
            <w:r>
              <w:rPr>
                <w:b/>
              </w:rPr>
              <w:t>Building</w:t>
            </w:r>
          </w:p>
        </w:tc>
        <w:tc>
          <w:tcPr>
            <w:tcW w:w="1600" w:type="dxa"/>
          </w:tcPr>
          <w:p ns2:paraId="7DEA791A" ns2:textId="77777777" w:rsidR="001A73D1" w:rsidRDefault="00000000">
            <w:pPr>
              <w:pStyle w:val="BodyText"/>
            </w:pPr>
            <w:r>
              <w:rPr>
                <w:b/>
              </w:rPr>
              <w:t>p99 T</w:t>
            </w:r>
          </w:p>
        </w:tc>
        <w:tc>
          <w:tcPr>
            <w:tcW w:w="1600" w:type="dxa"/>
          </w:tcPr>
          <w:p ns2:paraId="2734C6F1" ns2:textId="77777777" w:rsidR="001A73D1" w:rsidRDefault="00000000">
            <w:pPr>
              <w:pStyle w:val="BodyText"/>
            </w:pPr>
            <w:r>
              <w:rPr>
                <w:b/>
              </w:rPr>
              <w:t>3-sigma T</w:t>
            </w:r>
          </w:p>
        </w:tc>
        <w:tc>
          <w:tcPr>
            <w:tcW w:w="1600" w:type="dxa"/>
          </w:tcPr>
          <w:p ns2:paraId="2EC0E5FE" ns2:textId="77777777" w:rsidR="001A73D1" w:rsidRDefault="00000000">
            <w:pPr>
              <w:pStyle w:val="BodyText"/>
            </w:pPr>
            <w:r>
              <w:rPr>
                <w:b/>
              </w:rPr>
              <w:t>p99 flags</w:t>
            </w:r>
          </w:p>
        </w:tc>
        <w:tc>
          <w:tcPr>
            <w:tcW w:w="1600" w:type="dxa"/>
          </w:tcPr>
          <w:p ns2:paraId="3943FDF7" ns2:textId="77777777" w:rsidR="001A73D1" w:rsidRDefault="00000000">
            <w:pPr>
              <w:pStyle w:val="BodyText"/>
            </w:pPr>
            <w:r>
              <w:rPr>
                <w:b/>
              </w:rPr>
              <w:t>3-sigma flags</w:t>
            </w:r>
          </w:p>
        </w:tc>
        <w:tc>
          <w:tcPr>
            <w:tcW w:w="1600" w:type="dxa"/>
          </w:tcPr>
          <w:p ns2:paraId="0072CB85" ns2:textId="77777777" w:rsidR="001A73D1" w:rsidRDefault="00000000">
            <w:pPr>
              <w:pStyle w:val="BodyText"/>
            </w:pPr>
            <w:r>
              <w:rPr>
                <w:b/>
              </w:rPr>
              <w:t>Delta</w:t>
            </w:r>
          </w:p>
        </w:tc>
      </w:tr>
      <w:tr w:rsidR="001A73D1" ns2:paraId="51981196" ns2:textId="77777777">
        <w:tc>
          <w:tcPr>
            <w:tcW w:w="1600" w:type="dxa"/>
          </w:tcPr>
          <w:p ns2:paraId="5BA18C4A" ns2:textId="77777777" w:rsidR="001A73D1" w:rsidRDefault="00000000">
            <w:pPr>
              <w:pStyle w:val="BodyText"/>
            </w:pPr>
            <w:r>
              <w:t>Abat Cisneros</w:t>
            </w:r>
          </w:p>
        </w:tc>
        <w:tc>
          <w:tcPr>
            <w:tcW w:w="1600" w:type="dxa"/>
          </w:tcPr>
          <w:p ns2:paraId="5F8FE54C" ns2:textId="77777777" w:rsidR="001A73D1" w:rsidRDefault="00000000">
            <w:pPr>
              <w:pStyle w:val="BodyText"/>
            </w:pPr>
            <w:r>
              <w:t>0.274</w:t>
            </w:r>
          </w:p>
        </w:tc>
        <w:tc>
          <w:tcPr>
            <w:tcW w:w="1600" w:type="dxa"/>
          </w:tcPr>
          <w:p ns2:paraId="2E5C7C76" ns2:textId="77777777" w:rsidR="001A73D1" w:rsidRDefault="00000000">
            <w:pPr>
              <w:pStyle w:val="BodyText"/>
            </w:pPr>
            <w:r>
              <w:t>0.312</w:t>
            </w:r>
          </w:p>
        </w:tc>
        <w:tc>
          <w:tcPr>
            <w:tcW w:w="1600" w:type="dxa"/>
          </w:tcPr>
          <w:p ns2:paraId="2D1F8B44" ns2:textId="77777777" w:rsidR="001A73D1" w:rsidRDefault="00000000">
            <w:pPr>
              <w:pStyle w:val="BodyText"/>
            </w:pPr>
            <w:r>
              <w:t>9</w:t>
            </w:r>
          </w:p>
        </w:tc>
        <w:tc>
          <w:tcPr>
            <w:tcW w:w="1600" w:type="dxa"/>
          </w:tcPr>
          <w:p ns2:paraId="2E2E85B9" ns2:textId="77777777" w:rsidR="001A73D1" w:rsidRDefault="00000000">
            <w:pPr>
              <w:pStyle w:val="BodyText"/>
            </w:pPr>
            <w:r>
              <w:t>4</w:t>
            </w:r>
          </w:p>
        </w:tc>
        <w:tc>
          <w:tcPr>
            <w:tcW w:w="1600" w:type="dxa"/>
          </w:tcPr>
          <w:p ns2:paraId="49CCD1C3" ns2:textId="77777777" w:rsidR="001A73D1" w:rsidRDefault="00000000">
            <w:pPr>
              <w:pStyle w:val="BodyText"/>
            </w:pPr>
            <w:r>
              <w:t>-5</w:t>
            </w:r>
          </w:p>
        </w:tc>
      </w:tr>
      <w:tr w:rsidR="001A73D1" ns2:paraId="3BF1494D" ns2:textId="77777777">
        <w:tc>
          <w:tcPr>
            <w:tcW w:w="1600" w:type="dxa"/>
          </w:tcPr>
          <w:p ns2:paraId="51E788F9" ns2:textId="77777777" w:rsidR="001A73D1" w:rsidRDefault="00000000">
            <w:pPr>
              <w:pStyle w:val="BodyText"/>
            </w:pPr>
            <w:r>
              <w:t>Abat Garriga</w:t>
            </w:r>
          </w:p>
        </w:tc>
        <w:tc>
          <w:tcPr>
            <w:tcW w:w="1600" w:type="dxa"/>
          </w:tcPr>
          <w:p ns2:paraId="3A7E9E5C" ns2:textId="77777777" w:rsidR="001A73D1" w:rsidRDefault="00000000">
            <w:pPr>
              <w:pStyle w:val="BodyText"/>
            </w:pPr>
            <w:r>
              <w:t>0.318</w:t>
            </w:r>
          </w:p>
        </w:tc>
        <w:tc>
          <w:tcPr>
            <w:tcW w:w="1600" w:type="dxa"/>
          </w:tcPr>
          <w:p ns2:paraId="268E0A76" ns2:textId="77777777" w:rsidR="001A73D1" w:rsidRDefault="00000000">
            <w:pPr>
              <w:pStyle w:val="BodyText"/>
            </w:pPr>
            <w:r>
              <w:t>0.280</w:t>
            </w:r>
          </w:p>
        </w:tc>
        <w:tc>
          <w:tcPr>
            <w:tcW w:w="1600" w:type="dxa"/>
          </w:tcPr>
          <w:p ns2:paraId="32341EF2" ns2:textId="77777777" w:rsidR="001A73D1" w:rsidRDefault="00000000">
            <w:pPr>
              <w:pStyle w:val="BodyText"/>
            </w:pPr>
            <w:r>
              <w:t>9</w:t>
            </w:r>
          </w:p>
        </w:tc>
        <w:tc>
          <w:tcPr>
            <w:tcW w:w="1600" w:type="dxa"/>
          </w:tcPr>
          <w:p ns2:paraId="1493E7BC" ns2:textId="77777777" w:rsidR="001A73D1" w:rsidRDefault="00000000">
            <w:pPr>
              <w:pStyle w:val="BodyText"/>
            </w:pPr>
            <w:r>
              <w:t>17</w:t>
            </w:r>
          </w:p>
        </w:tc>
        <w:tc>
          <w:tcPr>
            <w:tcW w:w="1600" w:type="dxa"/>
          </w:tcPr>
          <w:p ns2:paraId="092DC528" ns2:textId="77777777" w:rsidR="001A73D1" w:rsidRDefault="00000000">
            <w:pPr>
              <w:pStyle w:val="BodyText"/>
            </w:pPr>
            <w:r>
              <w:t>+8</w:t>
            </w:r>
          </w:p>
        </w:tc>
      </w:tr>
      <w:tr w:rsidR="001A73D1" ns2:paraId="2C8D081D" ns2:textId="77777777">
        <w:tc>
          <w:tcPr>
            <w:tcW w:w="1600" w:type="dxa"/>
          </w:tcPr>
          <w:p ns2:paraId="3295EA89" ns2:textId="77777777" w:rsidR="001A73D1" w:rsidRDefault="00000000">
            <w:pPr>
              <w:pStyle w:val="BodyText"/>
            </w:pPr>
            <w:r>
              <w:t>Abat Marcet</w:t>
            </w:r>
          </w:p>
        </w:tc>
        <w:tc>
          <w:tcPr>
            <w:tcW w:w="1600" w:type="dxa"/>
          </w:tcPr>
          <w:p ns2:paraId="3C536243" ns2:textId="77777777" w:rsidR="001A73D1" w:rsidRDefault="00000000">
            <w:pPr>
              <w:pStyle w:val="BodyText"/>
            </w:pPr>
            <w:r>
              <w:t>0.430</w:t>
            </w:r>
          </w:p>
        </w:tc>
        <w:tc>
          <w:tcPr>
            <w:tcW w:w="1600" w:type="dxa"/>
          </w:tcPr>
          <w:p ns2:paraId="65ED6BAB" ns2:textId="77777777" w:rsidR="001A73D1" w:rsidRDefault="00000000">
            <w:pPr>
              <w:pStyle w:val="BodyText"/>
            </w:pPr>
            <w:r>
              <w:t>0.400</w:t>
            </w:r>
          </w:p>
        </w:tc>
        <w:tc>
          <w:tcPr>
            <w:tcW w:w="1600" w:type="dxa"/>
          </w:tcPr>
          <w:p ns2:paraId="60487C53" ns2:textId="77777777" w:rsidR="001A73D1" w:rsidRDefault="00000000">
            <w:pPr>
              <w:pStyle w:val="BodyText"/>
            </w:pPr>
            <w:r>
              <w:t>8</w:t>
            </w:r>
          </w:p>
        </w:tc>
        <w:tc>
          <w:tcPr>
            <w:tcW w:w="1600" w:type="dxa"/>
          </w:tcPr>
          <w:p ns2:paraId="57D669FF" ns2:textId="77777777" w:rsidR="001A73D1" w:rsidRDefault="00000000">
            <w:pPr>
              <w:pStyle w:val="BodyText"/>
            </w:pPr>
            <w:r>
              <w:t>10</w:t>
            </w:r>
          </w:p>
        </w:tc>
        <w:tc>
          <w:tcPr>
            <w:tcW w:w="1600" w:type="dxa"/>
          </w:tcPr>
          <w:p ns2:paraId="57AD406A" ns2:textId="77777777" w:rsidR="001A73D1" w:rsidRDefault="00000000">
            <w:pPr>
              <w:pStyle w:val="BodyText"/>
            </w:pPr>
            <w:r>
              <w:t>+2</w:t>
            </w:r>
          </w:p>
        </w:tc>
      </w:tr>
      <w:tr w:rsidR="001A73D1" ns2:paraId="797D64A1" ns2:textId="77777777">
        <w:tc>
          <w:tcPr>
            <w:tcW w:w="1600" w:type="dxa"/>
          </w:tcPr>
          <w:p ns2:paraId="397CFFB3" ns2:textId="77777777" w:rsidR="001A73D1" w:rsidRDefault="00000000">
            <w:pPr>
              <w:pStyle w:val="BodyText"/>
            </w:pPr>
            <w:r>
              <w:t>Abat Oliba</w:t>
            </w:r>
          </w:p>
        </w:tc>
        <w:tc>
          <w:tcPr>
            <w:tcW w:w="1600" w:type="dxa"/>
          </w:tcPr>
          <w:p ns2:paraId="0B6A5497" ns2:textId="77777777" w:rsidR="001A73D1" w:rsidRDefault="00000000">
            <w:pPr>
              <w:pStyle w:val="BodyText"/>
            </w:pPr>
            <w:r>
              <w:t>0.308</w:t>
            </w:r>
          </w:p>
        </w:tc>
        <w:tc>
          <w:tcPr>
            <w:tcW w:w="1600" w:type="dxa"/>
          </w:tcPr>
          <w:p ns2:paraId="093BE12D" ns2:textId="77777777" w:rsidR="001A73D1" w:rsidRDefault="00000000">
            <w:pPr>
              <w:pStyle w:val="BodyText"/>
            </w:pPr>
            <w:r>
              <w:t>0.342</w:t>
            </w:r>
          </w:p>
        </w:tc>
        <w:tc>
          <w:tcPr>
            <w:tcW w:w="1600" w:type="dxa"/>
          </w:tcPr>
          <w:p ns2:paraId="593A374A" ns2:textId="77777777" w:rsidR="001A73D1" w:rsidRDefault="00000000">
            <w:pPr>
              <w:pStyle w:val="BodyText"/>
            </w:pPr>
            <w:r>
              <w:t>12</w:t>
            </w:r>
          </w:p>
        </w:tc>
        <w:tc>
          <w:tcPr>
            <w:tcW w:w="1600" w:type="dxa"/>
          </w:tcPr>
          <w:p ns2:paraId="2967F7B6" ns2:textId="77777777" w:rsidR="001A73D1" w:rsidRDefault="00000000">
            <w:pPr>
              <w:pStyle w:val="BodyText"/>
            </w:pPr>
            <w:r>
              <w:t>2</w:t>
            </w:r>
          </w:p>
        </w:tc>
        <w:tc>
          <w:tcPr>
            <w:tcW w:w="1600" w:type="dxa"/>
          </w:tcPr>
          <w:p ns2:paraId="1496D531" ns2:textId="77777777" w:rsidR="001A73D1" w:rsidRDefault="00000000">
            <w:pPr>
              <w:pStyle w:val="BodyText"/>
            </w:pPr>
            <w:r>
              <w:t>-10</w:t>
            </w:r>
          </w:p>
        </w:tc>
      </w:tr>
      <w:tr w:rsidR="001A73D1" ns2:paraId="0E2E5BD7" ns2:textId="77777777">
        <w:tc>
          <w:tcPr>
            <w:tcW w:w="1600" w:type="dxa"/>
          </w:tcPr>
          <w:p ns2:paraId="5A8A7EA8" ns2:textId="77777777" w:rsidR="001A73D1" w:rsidRDefault="00000000">
            <w:pPr>
              <w:pStyle w:val="BodyText"/>
            </w:pPr>
            <w:r>
              <w:t>Hostatgeria DHW Radiators</w:t>
            </w:r>
          </w:p>
        </w:tc>
        <w:tc>
          <w:tcPr>
            <w:tcW w:w="1600" w:type="dxa"/>
          </w:tcPr>
          <w:p ns2:paraId="0E29CAC7" ns2:textId="77777777" w:rsidR="001A73D1" w:rsidRDefault="00000000">
            <w:pPr>
              <w:pStyle w:val="BodyText"/>
            </w:pPr>
            <w:r>
              <w:t>0.460</w:t>
            </w:r>
          </w:p>
        </w:tc>
        <w:tc>
          <w:tcPr>
            <w:tcW w:w="1600" w:type="dxa"/>
          </w:tcPr>
          <w:p ns2:paraId="7454DC4D" ns2:textId="77777777" w:rsidR="001A73D1" w:rsidRDefault="00000000">
            <w:pPr>
              <w:pStyle w:val="BodyText"/>
            </w:pPr>
            <w:r>
              <w:t>0.356</w:t>
            </w:r>
          </w:p>
        </w:tc>
        <w:tc>
          <w:tcPr>
            <w:tcW w:w="1600" w:type="dxa"/>
          </w:tcPr>
          <w:p ns2:paraId="76947606" ns2:textId="77777777" w:rsidR="001A73D1" w:rsidRDefault="00000000">
            <w:pPr>
              <w:pStyle w:val="BodyText"/>
            </w:pPr>
            <w:r>
              <w:t>29</w:t>
            </w:r>
          </w:p>
        </w:tc>
        <w:tc>
          <w:tcPr>
            <w:tcW w:w="1600" w:type="dxa"/>
          </w:tcPr>
          <w:p ns2:paraId="3880AE5B" ns2:textId="77777777" w:rsidR="001A73D1" w:rsidRDefault="00000000">
            <w:pPr>
              <w:pStyle w:val="BodyText"/>
            </w:pPr>
            <w:r>
              <w:t>50</w:t>
            </w:r>
          </w:p>
        </w:tc>
        <w:tc>
          <w:tcPr>
            <w:tcW w:w="1600" w:type="dxa"/>
          </w:tcPr>
          <w:p ns2:paraId="3BAD9B5F" ns2:textId="77777777" w:rsidR="001A73D1" w:rsidRDefault="00000000">
            <w:pPr>
              <w:pStyle w:val="BodyText"/>
            </w:pPr>
            <w:r>
              <w:t>+21</w:t>
            </w:r>
          </w:p>
        </w:tc>
      </w:tr>
      <w:tr w:rsidR="001A73D1" ns2:paraId="2F3E7A8E" ns2:textId="77777777">
        <w:tc>
          <w:tcPr>
            <w:tcW w:w="1600" w:type="dxa"/>
          </w:tcPr>
          <w:p ns2:paraId="2385EFCB" ns2:textId="77777777" w:rsidR="001A73D1" w:rsidRDefault="00000000">
            <w:pPr>
              <w:pStyle w:val="BodyText"/>
            </w:pPr>
            <w:r>
              <w:t>Hostatgeria Underfloor</w:t>
            </w:r>
          </w:p>
        </w:tc>
        <w:tc>
          <w:tcPr>
            <w:tcW w:w="1600" w:type="dxa"/>
          </w:tcPr>
          <w:p ns2:paraId="644D0A6C" ns2:textId="77777777" w:rsidR="001A73D1" w:rsidRDefault="00000000">
            <w:pPr>
              <w:pStyle w:val="BodyText"/>
            </w:pPr>
            <w:r>
              <w:t>2.056</w:t>
            </w:r>
          </w:p>
        </w:tc>
        <w:tc>
          <w:tcPr>
            <w:tcW w:w="1600" w:type="dxa"/>
          </w:tcPr>
          <w:p ns2:paraId="7A95BC9A" ns2:textId="77777777" w:rsidR="001A73D1" w:rsidRDefault="00000000">
            <w:pPr>
              <w:pStyle w:val="BodyText"/>
            </w:pPr>
            <w:r>
              <w:t>1.539</w:t>
            </w:r>
          </w:p>
        </w:tc>
        <w:tc>
          <w:tcPr>
            <w:tcW w:w="1600" w:type="dxa"/>
          </w:tcPr>
          <w:p ns2:paraId="5D716B4F" ns2:textId="77777777" w:rsidR="001A73D1" w:rsidRDefault="00000000">
            <w:pPr>
              <w:pStyle w:val="BodyText"/>
            </w:pPr>
            <w:r>
              <w:t>4</w:t>
            </w:r>
          </w:p>
        </w:tc>
        <w:tc>
          <w:tcPr>
            <w:tcW w:w="1600" w:type="dxa"/>
          </w:tcPr>
          <w:p ns2:paraId="632EB035" ns2:textId="77777777" w:rsidR="001A73D1" w:rsidRDefault="00000000">
            <w:pPr>
              <w:pStyle w:val="BodyText"/>
            </w:pPr>
            <w:r>
              <w:t>5</w:t>
            </w:r>
          </w:p>
        </w:tc>
        <w:tc>
          <w:tcPr>
            <w:tcW w:w="1600" w:type="dxa"/>
          </w:tcPr>
          <w:p ns2:paraId="112ABA6C" ns2:textId="77777777" w:rsidR="001A73D1" w:rsidRDefault="00000000">
            <w:pPr>
              <w:pStyle w:val="BodyText"/>
            </w:pPr>
            <w:r>
              <w:t>+1</w:t>
            </w:r>
          </w:p>
        </w:tc>
      </w:tr>
      <w:tr w:rsidR="001A73D1" ns2:paraId="5FDA9A56" ns2:textId="77777777">
        <w:tc>
          <w:tcPr>
            <w:tcW w:w="1600" w:type="dxa"/>
          </w:tcPr>
          <w:p ns2:paraId="0AF071B5" ns2:textId="77777777" w:rsidR="001A73D1" w:rsidRDefault="00000000">
            <w:pPr>
              <w:pStyle w:val="BodyText"/>
            </w:pPr>
            <w:r>
              <w:lastRenderedPageBreak/>
              <w:t>Nostra Senyora</w:t>
            </w:r>
          </w:p>
        </w:tc>
        <w:tc>
          <w:tcPr>
            <w:tcW w:w="1600" w:type="dxa"/>
          </w:tcPr>
          <w:p ns2:paraId="4546D13E" ns2:textId="77777777" w:rsidR="001A73D1" w:rsidRDefault="00000000">
            <w:pPr>
              <w:pStyle w:val="BodyText"/>
            </w:pPr>
            <w:r>
              <w:t>0.452</w:t>
            </w:r>
          </w:p>
        </w:tc>
        <w:tc>
          <w:tcPr>
            <w:tcW w:w="1600" w:type="dxa"/>
          </w:tcPr>
          <w:p ns2:paraId="48D622F8" ns2:textId="77777777" w:rsidR="001A73D1" w:rsidRDefault="00000000">
            <w:pPr>
              <w:pStyle w:val="BodyText"/>
            </w:pPr>
            <w:r>
              <w:t>0.366</w:t>
            </w:r>
          </w:p>
        </w:tc>
        <w:tc>
          <w:tcPr>
            <w:tcW w:w="1600" w:type="dxa"/>
          </w:tcPr>
          <w:p ns2:paraId="5A087010" ns2:textId="77777777" w:rsidR="001A73D1" w:rsidRDefault="00000000">
            <w:pPr>
              <w:pStyle w:val="BodyText"/>
            </w:pPr>
            <w:r>
              <w:t>9</w:t>
            </w:r>
          </w:p>
        </w:tc>
        <w:tc>
          <w:tcPr>
            <w:tcW w:w="1600" w:type="dxa"/>
          </w:tcPr>
          <w:p ns2:paraId="10C00C34" ns2:textId="77777777" w:rsidR="001A73D1" w:rsidRDefault="00000000">
            <w:pPr>
              <w:pStyle w:val="BodyText"/>
            </w:pPr>
            <w:r>
              <w:t>18</w:t>
            </w:r>
          </w:p>
        </w:tc>
        <w:tc>
          <w:tcPr>
            <w:tcW w:w="1600" w:type="dxa"/>
          </w:tcPr>
          <w:p ns2:paraId="32A0DA11" ns2:textId="77777777" w:rsidR="001A73D1" w:rsidRDefault="00000000">
            <w:pPr>
              <w:pStyle w:val="BodyText"/>
            </w:pPr>
            <w:r>
              <w:t>+9</w:t>
            </w:r>
          </w:p>
        </w:tc>
      </w:tr>
    </w:tbl>
    <w:p ns2:paraId="605FBF1D" ns2:textId="77777777" w:rsidR="001A73D1" w:rsidRPr="003D22B2" w:rsidRDefault="00000000">
      <w:pPr>
        <w:pStyle w:val="BodyText"/>
        <w:rPr>
          <w:lang w:val="en-US"/>
        </w:rPr>
      </w:pPr>
      <w:r w:rsidRPr="003D22B2">
        <w:rPr>
          <w:lang w:val="en-US"/>
        </w:rPr>
        <w:t>Interpretation. This table shows that the 3-sigma rule is not uniformly stricter than p99. The change in flagged windows depends on the shape and spread of each building's training-error distribution.</w:t>
      </w:r>
    </w:p>
    <w:p ns2:paraId="5433AEA0" ns2:textId="77777777" w:rsidR="001A73D1" w:rsidRPr="003D22B2" w:rsidRDefault="00000000">
      <w:pPr>
        <w:pStyle w:val="BodyText"/>
        <w:rPr>
          <w:lang w:val="en-US"/>
        </w:rPr>
      </w:pPr>
      <w:r w:rsidRPr="003D22B2">
        <w:rPr>
          <w:i/>
          <w:lang w:val="en-US"/>
        </w:rPr>
        <w:t>Source: author-generated figure based on training-window reconstruction errors under the 3-sigma evaluation pack.</w:t>
      </w:r>
    </w:p>
    <w:p ns2:paraId="5DBF09F6" ns2:textId="77777777" w:rsidR="001A73D1" w:rsidRPr="003D22B2" w:rsidRDefault="00000000">
      <w:pPr>
        <w:pStyle w:val="BodyText"/>
        <w:rPr>
          <w:lang w:val="en-US"/>
        </w:rPr>
      </w:pPr>
      <w:r w:rsidRPr="003D22B2">
        <w:rPr>
          <w:lang w:val="en-US"/>
        </w:rP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ns2:paraId="04EE1A68" ns2:textId="77777777" w:rsidR="00E91563" w:rsidRPr="003D22B2" w:rsidRDefault="00000000">
      <w:pPr>
        <w:pStyle w:val="Heading2"/>
        <w:spacing w:before="160" w:after="120"/>
        <w:rPr>
          <w:lang w:val="en-US"/>
        </w:rPr>
      </w:pPr>
      <w:bookmarkStart w:id="72" w:name="_Toc233037943"/>
      <w:r w:rsidRPr="003D22B2">
        <w:rPr>
          <w:lang w:val="en-US"/>
        </w:rPr>
        <w:t>4.6 Train-test split and anomaly timing</w:t>
      </w:r>
      <w:bookmarkEnd w:id="72"/>
    </w:p>
    <w:p ns2:paraId="3D77BACF" ns2:textId="77777777" w:rsidR="00E91563" w:rsidRPr="003D22B2" w:rsidRDefault="00000000">
      <w:pPr>
        <w:pStyle w:val="BodyTextFirstIndent"/>
        <w:rPr>
          <w:lang w:val="en-US"/>
        </w:rPr>
      </w:pPr>
      <w:r w:rsidRPr="003D22B2">
        <w:rPr>
          <w:lang w:val="en-US"/>
        </w:rP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ns2:paraId="3546656D" ns2:textId="77777777" w:rsidR="00FB222B" w:rsidRPr="003D22B2" w:rsidRDefault="00000000">
      <w:pPr>
        <w:pStyle w:val="BodyText"/>
        <w:rPr>
          <w:lang w:val="en-US"/>
        </w:rPr>
      </w:pPr>
      <w:r w:rsidRPr="003D22B2">
        <w:rPr>
          <w:lang w:val="en-US"/>
        </w:rPr>
        <w:t>Figure 17 shows how anomalies are distributed between the training period and the later chronological period.</w:t>
      </w:r>
    </w:p>
    <w:p ns2:paraId="68ADD259" ns2:textId="77777777" w:rsidR="00FB222B" w:rsidRDefault="00000000">
      <w:pPr>
        <w:pStyle w:val="BodyText"/>
        <w:jc w:val="center"/>
      </w:pPr>
      <w:r>
        <w:rPr>
          <w:noProof/>
        </w:rPr>
        <w:drawing>
          <ns5:inline distT="0" distB="0" distL="0" distR="0" ns6:anchorId="2EFB845A" ns6:editId="02113E2D">
            <ns5:extent cx="5212080" cy="2199938"/>
            <ns5:effectExtent l="0" t="0" r="0" b="0"/>
            <ns5:docPr id="3014" name="thesis_selected7_train_vs_test_split"/>
            <ns5:cNvGraphicFramePr>
              <ns7:graphicFrameLocks noChangeAspect="1"/>
            </ns5:cNvGraphicFramePr>
            <ns7:graphic>
              <ns7:graphicData uri="http://schemas.openxmlformats.org/drawingml/2006/picture">
                <ns8:pic>
                  <ns8:nvPicPr>
                    <ns8:cNvPr id="3014" name="thesis_selected7_train_vs_test_split"/>
                    <ns8:cNvPicPr/>
                  </ns8:nvPicPr>
                  <ns8:blipFill>
                    <ns7:blip ns3:embed="rId35"/>
                    <ns7:stretch>
                      <ns7:fillRect/>
                    </ns7:stretch>
                  </ns8:blipFill>
                  <ns8:spPr>
                    <ns7:xfrm>
                      <ns7:off x="0" y="0"/>
                      <ns7:ext cx="5212080" cy="2199938"/>
                    </ns7:xfrm>
                    <ns7:prstGeom prst="rect">
                      <ns7:avLst/>
                    </ns7:prstGeom>
                  </ns8:spPr>
                </ns8:pic>
              </ns7:graphicData>
            </ns7:graphic>
          </ns5:inline>
        </w:drawing>
      </w:r>
    </w:p>
    <w:p ns2:paraId="6F6B92AC" ns2:textId="77777777" w:rsidR="00FB222B" w:rsidRPr="003D22B2" w:rsidRDefault="00000000">
      <w:pPr>
        <w:pStyle w:val="Caption"/>
        <w:jc w:val="center"/>
        <w:rPr>
          <w:lang w:val="en-US"/>
        </w:rPr>
      </w:pPr>
      <w:r w:rsidRPr="003D22B2">
        <w:rPr>
          <w:lang w:val="en-US"/>
        </w:rPr>
        <w:t>Figure 17. Train-versus-test anomaly split for the seven selected buildings.</w:t>
      </w:r>
    </w:p>
    <w:p ns2:paraId="0CE6B15F" ns2:textId="77777777" w:rsidR="00FB222B" w:rsidRPr="003D22B2" w:rsidRDefault="00000000">
      <w:pPr>
        <w:pStyle w:val="BodyText"/>
        <w:rPr>
          <w:lang w:val="en-US"/>
        </w:rPr>
      </w:pPr>
      <w:r w:rsidRPr="003D22B2">
        <w:rPr>
          <w:i/>
          <w:lang w:val="en-US"/>
        </w:rPr>
        <w:t>Source: author-generated figure using the chronological train-test partition of the retained windows.</w:t>
      </w:r>
    </w:p>
    <w:p ns2:paraId="092F37BF" ns2:textId="77777777" w:rsidR="00FB222B" w:rsidRPr="003D22B2" w:rsidRDefault="00000000">
      <w:pPr>
        <w:pStyle w:val="BodyText"/>
        <w:rPr>
          <w:lang w:val="en-US"/>
        </w:rPr>
      </w:pPr>
      <w:r w:rsidRPr="003D22B2">
        <w:rPr>
          <w:lang w:val="en-US"/>
        </w:rP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ns2:paraId="737A50A2" ns2:textId="77777777" w:rsidR="00E91563" w:rsidRPr="003D22B2" w:rsidRDefault="00000000">
      <w:pPr>
        <w:pStyle w:val="Heading1"/>
        <w:spacing w:after="120"/>
        <w:rPr>
          <w:lang w:val="en-US"/>
        </w:rPr>
      </w:pPr>
      <w:bookmarkStart w:id="73" w:name="_Toc233037944"/>
      <w:r w:rsidRPr="003D22B2">
        <w:rPr>
          <w:lang w:val="en-US"/>
        </w:rPr>
        <w:lastRenderedPageBreak/>
        <w:t>5 Discussion</w:t>
      </w:r>
      <w:bookmarkEnd w:id="73"/>
    </w:p>
    <w:p ns2:paraId="3674442C" ns2:textId="77777777" w:rsidR="00E91563" w:rsidRPr="003D22B2" w:rsidRDefault="00000000">
      <w:pPr>
        <w:pStyle w:val="Heading2"/>
        <w:spacing w:before="160" w:after="120"/>
        <w:rPr>
          <w:lang w:val="en-US"/>
        </w:rPr>
      </w:pPr>
      <w:bookmarkStart w:id="74" w:name="_Toc233037945"/>
      <w:r w:rsidRPr="003D22B2">
        <w:rPr>
          <w:lang w:val="en-US"/>
        </w:rPr>
        <w:t>5.1 What is currently convincing</w:t>
      </w:r>
      <w:bookmarkEnd w:id="74"/>
    </w:p>
    <w:p ns2:paraId="2568266D" ns2:textId="77777777" w:rsidR="00E91563" w:rsidRPr="003D22B2" w:rsidRDefault="00000000">
      <w:pPr>
        <w:pStyle w:val="BodyTextFirstIndent"/>
        <w:rPr>
          <w:lang w:val="en-US"/>
        </w:rPr>
      </w:pPr>
      <w:r w:rsidRPr="003D22B2">
        <w:rPr>
          <w:lang w:val="en-US"/>
        </w:rP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ns2:paraId="2796E04B" ns2:textId="77777777" w:rsidR="009D62A0" w:rsidRPr="003D22B2" w:rsidRDefault="00000000">
      <w:pPr>
        <w:pStyle w:val="BodyText"/>
        <w:rPr>
          <w:lang w:val="en-US"/>
        </w:rPr>
      </w:pPr>
      <w:r w:rsidRPr="003D22B2">
        <w:rPr>
          <w:lang w:val="en-US"/>
        </w:rP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ns2:paraId="622755AA" ns2:textId="77777777" w:rsidR="00F124F2" w:rsidRPr="003D22B2" w:rsidRDefault="00000000">
      <w:pPr>
        <w:pStyle w:val="BodyText"/>
        <w:rPr>
          <w:lang w:val="en-US"/>
        </w:rPr>
      </w:pPr>
      <w:r w:rsidRPr="003D22B2">
        <w:rPr>
          <w:lang w:val="en-US"/>
        </w:rP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ns2:paraId="1A0E5259" ns2:textId="77777777" w:rsidR="00E91563" w:rsidRPr="003D22B2" w:rsidRDefault="00000000">
      <w:pPr>
        <w:pStyle w:val="Heading2"/>
        <w:spacing w:before="160" w:after="120"/>
        <w:rPr>
          <w:lang w:val="en-US"/>
        </w:rPr>
      </w:pPr>
      <w:bookmarkStart w:id="75" w:name="_Toc233037946"/>
      <w:r w:rsidRPr="003D22B2">
        <w:rPr>
          <w:lang w:val="en-US"/>
        </w:rPr>
        <w:t>5.2 What remains uncertain</w:t>
      </w:r>
      <w:bookmarkEnd w:id="75"/>
    </w:p>
    <w:p ns2:paraId="3279CFEA" ns2:textId="77777777" w:rsidR="00E91563" w:rsidRDefault="00000000">
      <w:pPr>
        <w:pStyle w:val="BodyTextFirstIndent"/>
      </w:pPr>
      <w:r w:rsidRPr="003D22B2">
        <w:rPr>
          <w:lang w:val="en-US"/>
        </w:rPr>
        <w:t xml:space="preserve">The biggest remaining limitation is validation. Most sheets do not have confirmed fault labels, so the status of a detected anomaly cannot usually be stated as a verified fault event. </w:t>
      </w:r>
      <w:r>
        <w:t>Instead, interpretation depends on triangulation across several complementary views:</w:t>
      </w:r>
    </w:p>
    <w:p ns2:paraId="062A049A" ns2:textId="77777777" w:rsidR="00E91563" w:rsidRDefault="00000000" w:rsidP="008878DC">
      <w:pPr>
        <w:pStyle w:val="BodyText"/>
        <w:numPr>
          <w:ilvl w:val="0"/>
          <w:numId w:val="20"/>
        </w:numPr>
        <w:spacing w:after="40"/>
      </w:pPr>
      <w:r>
        <w:t>reconstruction error</w:t>
      </w:r>
    </w:p>
    <w:p ns2:paraId="14FF2B17" ns2:textId="77777777" w:rsidR="00E91563" w:rsidRDefault="00000000" w:rsidP="008878DC">
      <w:pPr>
        <w:pStyle w:val="BodyText"/>
        <w:numPr>
          <w:ilvl w:val="0"/>
          <w:numId w:val="20"/>
        </w:numPr>
        <w:spacing w:after="40"/>
      </w:pPr>
      <w:r>
        <w:t>dominant feature</w:t>
      </w:r>
    </w:p>
    <w:p ns2:paraId="1C24CC1A" ns2:textId="77777777" w:rsidR="00E91563" w:rsidRDefault="00000000" w:rsidP="008878DC">
      <w:pPr>
        <w:pStyle w:val="BodyText"/>
        <w:numPr>
          <w:ilvl w:val="0"/>
          <w:numId w:val="20"/>
        </w:numPr>
        <w:spacing w:after="40"/>
      </w:pPr>
      <w:r>
        <w:t>signal plots</w:t>
      </w:r>
    </w:p>
    <w:p ns2:paraId="4AB6C481" ns2:textId="77777777" w:rsidR="00E91563" w:rsidRDefault="00000000" w:rsidP="008878DC">
      <w:pPr>
        <w:pStyle w:val="BodyText"/>
        <w:numPr>
          <w:ilvl w:val="0"/>
          <w:numId w:val="20"/>
        </w:numPr>
        <w:spacing w:after="40"/>
      </w:pPr>
      <w:r>
        <w:t>low delta-T overlap</w:t>
      </w:r>
    </w:p>
    <w:p ns2:paraId="609D7881" ns2:textId="77777777" w:rsidR="00E91563" w:rsidRDefault="00000000" w:rsidP="008878DC">
      <w:pPr>
        <w:pStyle w:val="BodyText"/>
        <w:numPr>
          <w:ilvl w:val="0"/>
          <w:numId w:val="20"/>
        </w:numPr>
        <w:spacing w:after="40"/>
      </w:pPr>
      <w:r>
        <w:t>supervisor and domain review</w:t>
      </w:r>
    </w:p>
    <w:p ns2:paraId="1424DF6E" ns2:textId="77777777" w:rsidR="00E91563" w:rsidRPr="003D22B2" w:rsidRDefault="00000000">
      <w:pPr>
        <w:pStyle w:val="BodyText"/>
        <w:rPr>
          <w:lang w:val="en-US"/>
        </w:rPr>
      </w:pPr>
      <w:r w:rsidRPr="003D22B2">
        <w:rPr>
          <w:lang w:val="en-US"/>
        </w:rPr>
        <w:t xml:space="preserve">This has a direct implication for how the results should be presented. Most detected windows should be framed as credible anomaly candidates rather than confirmed faults. That is not a weakness in the thesis framing; it is an honest consequence of the available evidence. In a </w:t>
      </w:r>
      <w:r w:rsidRPr="003D22B2">
        <w:rPr>
          <w:lang w:val="en-US"/>
        </w:rPr>
        <w:lastRenderedPageBreak/>
        <w:t>low-label industrial setting, the value of the method lies in prioritizing unusual and interpretable windows for expert review, not in claiming certainty that the underlying fault mechanism is already known.</w:t>
      </w:r>
    </w:p>
    <w:p ns2:paraId="659C4E62" ns2:textId="77777777" w:rsidR="005D0A71" w:rsidRPr="003D22B2" w:rsidRDefault="00000000">
      <w:pPr>
        <w:pStyle w:val="BodyText"/>
        <w:rPr>
          <w:lang w:val="en-US"/>
        </w:rPr>
      </w:pPr>
      <w:r w:rsidRPr="003D22B2">
        <w:rPr>
          <w:lang w:val="en-US"/>
        </w:rP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3877F41F" ns2:textId="77777777" w:rsidR="00F124F2" w:rsidRPr="003D22B2" w:rsidRDefault="00000000">
      <w:pPr>
        <w:pStyle w:val="BodyText"/>
        <w:rPr>
          <w:lang w:val="en-US"/>
        </w:rPr>
      </w:pPr>
      <w:r w:rsidRPr="003D22B2">
        <w:rPr>
          <w:lang w:val="en-US"/>
        </w:rP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ns2:paraId="6CDD2007" ns2:textId="77777777" w:rsidR="00D8373F" w:rsidRPr="003D22B2" w:rsidRDefault="00000000">
      <w:pPr>
        <w:pStyle w:val="BodyText"/>
        <w:rPr>
          <w:lang w:val="en-US"/>
        </w:rPr>
      </w:pPr>
      <w:r w:rsidRPr="003D22B2">
        <w:rPr>
          <w:lang w:val="en-US"/>
        </w:rP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ns2:paraId="7A22936B" ns2:textId="77777777" w:rsidR="00E91563" w:rsidRPr="003D22B2" w:rsidRDefault="00000000">
      <w:pPr>
        <w:pStyle w:val="Heading2"/>
        <w:spacing w:before="160" w:after="120"/>
        <w:rPr>
          <w:lang w:val="en-US"/>
        </w:rPr>
      </w:pPr>
      <w:bookmarkStart w:id="76" w:name="_Toc233037947"/>
      <w:r w:rsidRPr="003D22B2">
        <w:rPr>
          <w:lang w:val="en-US"/>
        </w:rPr>
        <w:t>5.3 Implications for live deployment</w:t>
      </w:r>
      <w:bookmarkEnd w:id="76"/>
    </w:p>
    <w:p ns2:paraId="1B7E58D9" ns2:textId="77777777" w:rsidR="00E91563" w:rsidRPr="003D22B2" w:rsidRDefault="00000000">
      <w:pPr>
        <w:pStyle w:val="BodyTextFirstIndent"/>
        <w:rPr>
          <w:lang w:val="en-US"/>
        </w:rPr>
      </w:pPr>
      <w:r w:rsidRPr="003D22B2">
        <w:rPr>
          <w:lang w:val="en-US"/>
        </w:rP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ns2:paraId="592342BD" ns2:textId="77777777" w:rsidR="009D62A0" w:rsidRPr="003D22B2" w:rsidRDefault="00000000">
      <w:pPr>
        <w:pStyle w:val="BodyText"/>
        <w:rPr>
          <w:lang w:val="en-US"/>
        </w:rPr>
      </w:pPr>
      <w:r w:rsidRPr="003D22B2">
        <w:rPr>
          <w:lang w:val="en-US"/>
        </w:rPr>
        <w:t xml:space="preserve">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w:t>
      </w:r>
      <w:r w:rsidRPr="003D22B2">
        <w:rPr>
          <w:lang w:val="en-US"/>
        </w:rPr>
        <w:lastRenderedPageBreak/>
        <w:t>behaviour is already valuable: it helps define what kind of anomaly output is likely to be actionable once the detector is run prospectively.</w:t>
      </w:r>
    </w:p>
    <w:p ns2:paraId="38C4388F" ns2:textId="77777777" w:rsidR="006017D5" w:rsidRPr="003D22B2" w:rsidRDefault="00000000">
      <w:pPr>
        <w:pStyle w:val="BodyText"/>
        <w:rPr>
          <w:lang w:val="en-US"/>
        </w:rPr>
      </w:pPr>
      <w:r w:rsidRPr="003D22B2">
        <w:rPr>
          <w:lang w:val="en-US"/>
        </w:rPr>
        <w:t>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[7]. The present thesis does not yet have that evidence base, which is why it focuses instead on interpretable anomaly ranking, cross-building comparison, and readiness for future live-data review.</w:t>
      </w:r>
    </w:p>
    <w:p ns2:paraId="5ABA8F01" ns2:textId="77777777" w:rsidR="00A479AE" w:rsidRPr="003D22B2" w:rsidRDefault="00000000">
      <w:pPr>
        <w:pStyle w:val="Heading2"/>
        <w:rPr>
          <w:lang w:val="en-US"/>
        </w:rPr>
      </w:pPr>
      <w:bookmarkStart w:id="77" w:name="_Toc233037948"/>
      <w:r w:rsidRPr="003D22B2">
        <w:rPr>
          <w:lang w:val="en-US"/>
        </w:rPr>
        <w:t>5.4 Threats to validity</w:t>
      </w:r>
      <w:bookmarkEnd w:id="77"/>
    </w:p>
    <w:p ns2:paraId="420CF706" ns2:textId="77777777" w:rsidR="00A479AE" w:rsidRPr="003D22B2" w:rsidRDefault="00000000">
      <w:pPr>
        <w:pStyle w:val="BodyText"/>
        <w:rPr>
          <w:lang w:val="en-US"/>
        </w:rPr>
      </w:pPr>
      <w:r w:rsidRPr="003D22B2">
        <w:rPr>
          <w:lang w:val="en-US"/>
        </w:rPr>
        <w:t>Several threats to validity remain. Internal validity is limited by the fact that anomaly status is inferred from reconstruction error rather than confirmed by a comprehensive event log. Construct validity is affected by the need to derive and model a flow-related channel from the available measurements,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ns2:paraId="066D7CF8" ns2:textId="77777777" w:rsidR="00A479AE" w:rsidRPr="003D22B2" w:rsidRDefault="00000000">
      <w:pPr>
        <w:pStyle w:val="BodyText"/>
        <w:rPr>
          <w:lang w:val="en-US"/>
        </w:rPr>
      </w:pPr>
      <w:r w:rsidRPr="003D22B2">
        <w:rPr>
          <w:lang w:val="en-US"/>
        </w:rP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ns2:paraId="315FFD21" ns2:textId="77777777" w:rsidR="00E91563" w:rsidRPr="003D22B2" w:rsidRDefault="00000000">
      <w:pPr>
        <w:pStyle w:val="Heading1"/>
        <w:spacing w:after="120"/>
        <w:rPr>
          <w:lang w:val="en-US"/>
        </w:rPr>
      </w:pPr>
      <w:bookmarkStart w:id="78" w:name="_Toc233037949"/>
      <w:r w:rsidRPr="003D22B2">
        <w:rPr>
          <w:lang w:val="en-US"/>
        </w:rPr>
        <w:t>6 Conclusion</w:t>
      </w:r>
      <w:bookmarkEnd w:id="78"/>
    </w:p>
    <w:p ns2:paraId="4A7E95F5" ns2:textId="77777777" w:rsidR="00E91563" w:rsidRPr="003D22B2" w:rsidRDefault="00000000">
      <w:pPr>
        <w:pStyle w:val="BodyTextFirstIndent"/>
        <w:rPr>
          <w:lang w:val="en-US"/>
        </w:rPr>
      </w:pPr>
      <w:r>
        <w:t xml:space="preserve">This thesis develops and evaluates a reconstruction-based anomaly-detection pipeline for a small district-heating network with limited fault labels. The work takes the reference encoder-assisted clustering method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ns2:paraId="754BAFF7" ns2:textId="77777777" w:rsidR="00E91563" w:rsidRPr="003D22B2" w:rsidRDefault="00000000">
      <w:pPr>
        <w:pStyle w:val="BodyText"/>
        <w:rPr>
          <w:lang w:val="en-US"/>
        </w:rPr>
      </w:pPr>
      <w:r w:rsidRPr="003D22B2">
        <w:rPr>
          <w:lang w:val="en-US"/>
        </w:rPr>
        <w:t xml:space="preserve">The broader building-level analysis shows that anomaly behaviour is heterogeneous across the network. Some buildings are mainly associated with flow-dominant anomalies, others are </w:t>
      </w:r>
      <w:r w:rsidRPr="003D22B2">
        <w:rPr>
          <w:lang w:val="en-US"/>
        </w:rPr>
        <w:lastRenderedPageBreak/>
        <w:t>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ns2:paraId="73AAA05F" ns2:textId="77777777" w:rsidR="00E91563" w:rsidRPr="003D22B2" w:rsidRDefault="00000000">
      <w:pPr>
        <w:pStyle w:val="BodyText"/>
        <w:rPr>
          <w:lang w:val="en-US"/>
        </w:rPr>
      </w:pPr>
      <w:r w:rsidRPr="003D22B2">
        <w:rPr>
          <w:lang w:val="en-US"/>
        </w:rPr>
        <w:t>The transition to live-data evaluation is discussed further in Section 6.1.</w:t>
      </w:r>
    </w:p>
    <w:p ns2:paraId="73D75046" ns2:textId="77777777" w:rsidR="009D62A0" w:rsidRPr="003D22B2" w:rsidRDefault="00000000">
      <w:pPr>
        <w:pStyle w:val="BodyText"/>
        <w:rPr>
          <w:lang w:val="en-US"/>
        </w:rPr>
      </w:pPr>
      <w:r w:rsidRPr="003D22B2">
        <w:rPr>
          <w:lang w:val="en-US"/>
        </w:rPr>
        <w:t>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[7]. The present thesis does not yet have that evidence base, which is why its main contribution is methodological readiness and interpretable anomaly prioritization rather than benchmark-style fault-class performance.</w:t>
      </w:r>
    </w:p>
    <w:p ns2:paraId="262F7FB2" ns2:textId="77777777" w:rsidR="00FB222B" w:rsidRPr="003D22B2" w:rsidRDefault="00000000">
      <w:pPr>
        <w:pStyle w:val="Heading2"/>
        <w:rPr>
          <w:lang w:val="en-US"/>
        </w:rPr>
      </w:pPr>
      <w:bookmarkStart w:id="79" w:name="_Toc233037950"/>
      <w:r w:rsidRPr="003D22B2">
        <w:rPr>
          <w:lang w:val="en-US"/>
        </w:rPr>
        <w:t>6.1 Future work</w:t>
      </w:r>
      <w:bookmarkEnd w:id="79"/>
    </w:p>
    <w:p ns2:paraId="0742A9A8" ns2:textId="77777777" w:rsidR="00FB222B" w:rsidRPr="003D22B2" w:rsidRDefault="00000000">
      <w:pPr>
        <w:pStyle w:val="BodyText"/>
        <w:rPr>
          <w:lang w:val="en-US"/>
        </w:rPr>
      </w:pPr>
      <w:r w:rsidRPr="003D22B2">
        <w:rPr>
          <w:lang w:val="en-US"/>
        </w:rPr>
        <w:t>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[19, 21]. The efficiency perspective in Heat Roadmap Europe points in the same direction [20].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ns2:paraId="23734B47" ns2:textId="77777777" w:rsidR="00E91563" w:rsidRPr="003D22B2" w:rsidRDefault="00E91563">
      <w:pPr>
        <w:pStyle w:val="BodyTextFirstIndent"/>
        <w:rPr>
          <w:lang w:val="en-US"/>
        </w:rPr>
      </w:pPr>
    </w:p>
    <w:p ns2:paraId="191BB3F1" ns2:textId="77777777" w:rsidR="00E91563" w:rsidRPr="003D22B2" w:rsidRDefault="00000000">
      <w:pPr>
        <w:pStyle w:val="Heading1"/>
        <w:spacing w:after="120"/>
        <w:rPr>
          <w:lang w:val="en-US"/>
        </w:rPr>
      </w:pPr>
      <w:bookmarkStart w:id="80" w:name="_Toc233037951"/>
      <w:r w:rsidRPr="003D22B2">
        <w:rPr>
          <w:lang w:val="en-US"/>
        </w:rPr>
        <w:lastRenderedPageBreak/>
        <w:t>References</w:t>
      </w:r>
      <w:bookmarkEnd w:id="80"/>
    </w:p>
    <w:p ns2:paraId="56D2F386" ns2:textId="77777777" w:rsidR="001A73D1" w:rsidRPr="003D22B2" w:rsidRDefault="00000000">
      <w:pPr>
        <w:pStyle w:val="BodyText"/>
        <w:rPr>
          <w:lang w:val="en-US"/>
        </w:rPr>
      </w:pPr>
      <w:r w:rsidRPr="003D22B2">
        <w:rPr>
          <w:lang w:val="en-US"/>
        </w:rPr>
        <w:t>[1] HEAT: Hierarchical-constrained Encoder-Assisted Time series clustering for fault detection in district heating substations, Energy and AI, 2025.</w:t>
      </w:r>
    </w:p>
    <w:p ns2:paraId="75D546C0" ns2:textId="77777777" w:rsidR="001A73D1" w:rsidRPr="003D22B2" w:rsidRDefault="00000000">
      <w:pPr>
        <w:pStyle w:val="BodyText"/>
        <w:rPr>
          <w:lang w:val="en-US"/>
        </w:rPr>
      </w:pPr>
      <w:r w:rsidRPr="003D22B2">
        <w:rPr>
          <w:lang w:val="en-US"/>
        </w:rPr>
        <w:t>[2] R. Chalapathy and S. Chawla, Deep Learning for Anomaly Detection: A Survey, arXiv:1901.03407, 2019.</w:t>
      </w:r>
    </w:p>
    <w:p ns2:paraId="1208233F" ns2:textId="77777777" w:rsidR="001A73D1" w:rsidRPr="003D22B2" w:rsidRDefault="00000000">
      <w:pPr>
        <w:pStyle w:val="BodyText"/>
        <w:rPr>
          <w:lang w:val="en-US"/>
        </w:rPr>
      </w:pPr>
      <w:r w:rsidRPr="003D22B2">
        <w:rPr>
          <w:lang w:val="en-US"/>
        </w:rPr>
        <w:t>[3] M. Jiang, C. Hou, A. Zheng, X. Hu, S. Han, H. Huang, X. He, P. S. Yu, and Y. Zhao, Weakly Supervised Anomaly Detection: A Survey, arXiv:2302.04549, 2023.</w:t>
      </w:r>
    </w:p>
    <w:p ns2:paraId="5D3CE627" ns2:textId="77777777" w:rsidR="001A73D1" w:rsidRPr="003D22B2" w:rsidRDefault="00000000">
      <w:pPr>
        <w:pStyle w:val="BodyText"/>
        <w:rPr>
          <w:lang w:val="en-US"/>
        </w:rPr>
      </w:pPr>
      <w:r w:rsidRPr="003D22B2">
        <w:rPr>
          <w:lang w:val="en-US"/>
        </w:rPr>
        <w:t>[4] G. E. Hinton and R. R. Salakhutdinov, Reducing the Dimensionality of Data with Neural Networks, Science, vol. 313, no. 5786, pp. 504-507, 2006.</w:t>
      </w:r>
    </w:p>
    <w:p ns2:paraId="04563DD7" ns2:textId="77777777" w:rsidR="001A73D1" w:rsidRPr="003D22B2" w:rsidRDefault="00000000">
      <w:pPr>
        <w:pStyle w:val="BodyText"/>
        <w:rPr>
          <w:lang w:val="en-US"/>
        </w:rPr>
      </w:pPr>
      <w:r w:rsidRPr="003D22B2">
        <w:rPr>
          <w:lang w:val="en-US"/>
        </w:rPr>
        <w:t>[5] J. van Dreven, A. Cheddad, S. Alawadi, A. N. Ghazi, J. Al Koussa, and D. Vanhoudt, SHEDAD: SNN-Enhanced District Heating Anomaly Detection for Urban Substations, arXiv:2408.14499, 2024.</w:t>
      </w:r>
    </w:p>
    <w:p ns2:paraId="7B8F0225" ns2:textId="77777777" w:rsidR="001A73D1" w:rsidRPr="003D22B2" w:rsidRDefault="00000000">
      <w:pPr>
        <w:pStyle w:val="BodyText"/>
        <w:rPr>
          <w:lang w:val="en-US"/>
        </w:rPr>
      </w:pPr>
      <w:r w:rsidRPr="003D22B2">
        <w:rPr>
          <w:lang w:val="en-US"/>
        </w:rPr>
        <w:t>[6] E. Calikus, S. Nowaczyk, A. Sant'Anna, H. Gadd, and S. Werner, A data-driven approach for discovering heat load patterns in district heating, arXiv:1901.04863, 2019.</w:t>
      </w:r>
    </w:p>
    <w:p ns2:paraId="3852499E" ns2:textId="77777777" w:rsidR="001A73D1" w:rsidRPr="003D22B2" w:rsidRDefault="00000000">
      <w:pPr>
        <w:pStyle w:val="BodyText"/>
        <w:rPr>
          <w:lang w:val="en-US"/>
        </w:rPr>
      </w:pPr>
      <w:r w:rsidRPr="003D22B2">
        <w:rPr>
          <w:lang w:val="en-US"/>
        </w:rPr>
        <w:t>[7] C. M. A. Roelofs, E. Guevara Bastidas, T. Hugo, S. Faulstich, and A. Cadenbach, Enabling Predictive Maintenance in District Heating Substations: A Labelled Dataset and Fault Detection Evaluation Framework based on Service Data, arXiv:2511.14791, 2025.</w:t>
      </w:r>
    </w:p>
    <w:p ns2:paraId="47DEF5C2" ns2:textId="77777777" w:rsidR="001A73D1" w:rsidRPr="003D22B2" w:rsidRDefault="00000000">
      <w:pPr>
        <w:pStyle w:val="BodyText"/>
        <w:rPr>
          <w:lang w:val="en-US"/>
        </w:rPr>
      </w:pPr>
      <w:r w:rsidRPr="003D22B2">
        <w:rPr>
          <w:lang w:val="en-US"/>
        </w:rPr>
        <w:t>[8] N. Mejri, L. Lopez-Fuentes, K. Roy, P. Chernakov, E. Ghorbel, and D. Aouada, Unsupervised Anomaly Detection in Time-series: An Extensive Evaluation and Analysis of State-of-the-art Methods, arXiv:2212.03637, 2022.</w:t>
      </w:r>
    </w:p>
    <w:p ns2:paraId="4F86F8A1" ns2:textId="77777777" w:rsidR="001A73D1" w:rsidRPr="003D22B2" w:rsidRDefault="00000000">
      <w:pPr>
        <w:pStyle w:val="BodyText"/>
        <w:rPr>
          <w:lang w:val="en-US"/>
        </w:rPr>
      </w:pPr>
      <w:r w:rsidRPr="003D22B2">
        <w:rPr>
          <w:lang w:val="en-US"/>
        </w:rPr>
        <w:t>[9] T. Kieu, B. Yang, C. Guo, C. S. Jensen, Y. Zhao, F. Huang, and K. Zheng, Robust and Explainable Autoencoders for Unsupervised Time Series Outlier Detection, arXiv:2204.03341, 2022.</w:t>
      </w:r>
    </w:p>
    <w:p ns2:paraId="07FD1A93" ns2:textId="77777777" w:rsidR="001A73D1" w:rsidRPr="003D22B2" w:rsidRDefault="00000000">
      <w:pPr>
        <w:pStyle w:val="BodyText"/>
        <w:rPr>
          <w:lang w:val="en-US"/>
        </w:rPr>
      </w:pPr>
      <w:r w:rsidRPr="003D22B2">
        <w:rPr>
          <w:lang w:val="en-US"/>
        </w:rPr>
        <w:t>[10] V. Chandola, A. Banerjee, and V. Kumar, Anomaly Detection: A Survey, ACM Computing Surveys, vol. 41, no. 3, article 15, 2009.</w:t>
      </w:r>
    </w:p>
    <w:p ns2:paraId="13F123F7" ns2:textId="77777777" w:rsidR="001A73D1" w:rsidRPr="003D22B2" w:rsidRDefault="00000000">
      <w:pPr>
        <w:pStyle w:val="BodyText"/>
        <w:rPr>
          <w:lang w:val="en-US"/>
        </w:rPr>
      </w:pPr>
      <w:r w:rsidRPr="003D22B2">
        <w:rPr>
          <w:lang w:val="en-US"/>
        </w:rPr>
        <w:t>[11] G. O. Campos, A. Zimek, J. Sander, R. J. G. B. Campello, and B. Micenkova, On the evaluation of unsupervised outlier detection: measures, datasets, and an empirical study, Data Mining and Knowledge Discovery, vol. 30, pp. 891-927, 2016.</w:t>
      </w:r>
    </w:p>
    <w:p ns2:paraId="24FD74CD" ns2:textId="77777777" w:rsidR="001A73D1" w:rsidRPr="003D22B2" w:rsidRDefault="00000000">
      <w:pPr>
        <w:pStyle w:val="BodyText"/>
        <w:rPr>
          <w:lang w:val="en-US"/>
        </w:rPr>
      </w:pPr>
      <w:r w:rsidRPr="003D22B2">
        <w:rPr>
          <w:lang w:val="en-US"/>
        </w:rPr>
        <w:t>[12] M. A. F. Pimentel, D. A. Clifton, L. Clifton, and L. Tarassenko, A review of novelty detection, Signal Processing, vol. 99, pp. 215-249, 2014.</w:t>
      </w:r>
    </w:p>
    <w:p ns2:paraId="2A76AD8C" ns2:textId="77777777" w:rsidR="001A73D1" w:rsidRPr="003D22B2" w:rsidRDefault="00000000">
      <w:pPr>
        <w:pStyle w:val="BodyText"/>
        <w:rPr>
          <w:lang w:val="en-US"/>
        </w:rPr>
      </w:pPr>
      <w:r w:rsidRPr="003D22B2">
        <w:rPr>
          <w:lang w:val="en-US"/>
        </w:rPr>
        <w:t>[13] M. Markou and S. Singh, Novelty detection: a review - part 1: statistical approaches, Signal Processing, vol. 83, no. 12, pp. 2481-2497, 2003.</w:t>
      </w:r>
    </w:p>
    <w:p ns2:paraId="25EC9BDE" ns2:textId="77777777" w:rsidR="001A73D1" w:rsidRPr="003D22B2" w:rsidRDefault="00000000">
      <w:pPr>
        <w:pStyle w:val="BodyText"/>
        <w:rPr>
          <w:lang w:val="en-US"/>
        </w:rPr>
      </w:pPr>
      <w:r w:rsidRPr="003D22B2">
        <w:rPr>
          <w:lang w:val="en-US"/>
        </w:rPr>
        <w:lastRenderedPageBreak/>
        <w:t>[14] P. Malhotra, L. Vig, G. Shroff, and P. Agarwal, LSTM-based Encoder-Decoder for Multi-sensor Anomaly Detection, Proceedings of the ICML 2016 Anomaly Detection Workshop, 2016.</w:t>
      </w:r>
    </w:p>
    <w:p ns2:paraId="01245C7C" ns2:textId="77777777" w:rsidR="001A73D1" w:rsidRPr="003D22B2" w:rsidRDefault="00000000">
      <w:pPr>
        <w:pStyle w:val="BodyText"/>
        <w:rPr>
          <w:lang w:val="en-US"/>
        </w:rPr>
      </w:pPr>
      <w:r w:rsidRPr="003D22B2">
        <w:rPr>
          <w:lang w:val="en-US"/>
        </w:rPr>
        <w:t>[15] M. Sakurada and T. Yairi, Anomaly Detection using Autoencoders with Nonlinear Dimensionality Reduction, Proceedings of the MLSDA 2014 2nd Workshop on Machine Learning for Sensory Data Analysis, 2014.</w:t>
      </w:r>
    </w:p>
    <w:p ns2:paraId="6AFCA370" ns2:textId="77777777" w:rsidR="001A73D1" w:rsidRPr="003D22B2" w:rsidRDefault="00000000">
      <w:pPr>
        <w:pStyle w:val="BodyText"/>
        <w:rPr>
          <w:lang w:val="en-US"/>
        </w:rPr>
      </w:pPr>
      <w:r w:rsidRPr="003D22B2">
        <w:rPr>
          <w:lang w:val="en-US"/>
        </w:rPr>
        <w:t>[16] B. Zong, Q. Song, M. R. Min, W. Cheng, C. Lumezanu, D. Cho, and H. Chen, Deep Autoencoding Gaussian Mixture Model for Unsupervised Anomaly Detection, Proceedings of the 6th International Conference on Learning Representations Workshop Track, 2018.</w:t>
      </w:r>
    </w:p>
    <w:p ns2:paraId="7916E7D6" ns2:textId="77777777" w:rsidR="001A73D1" w:rsidRPr="003D22B2" w:rsidRDefault="00000000">
      <w:pPr>
        <w:pStyle w:val="BodyText"/>
        <w:rPr>
          <w:lang w:val="en-US"/>
        </w:rPr>
      </w:pPr>
      <w:r w:rsidRPr="003D22B2">
        <w:rPr>
          <w:lang w:val="en-US"/>
        </w:rPr>
        <w:t>[17] M. A. Belay, S. S. Blakseth, A. Rasheed, and P. S. Rossi, Unsupervised Anomaly Detection for IoT-Based Multivariate Time Series: Existing Solutions, Performance Analysis and Future Directions, Sensors, vol. 23, no. 3, 2023.</w:t>
      </w:r>
    </w:p>
    <w:p ns2:paraId="7EC8F48D" ns2:textId="77777777" w:rsidR="001A73D1" w:rsidRPr="003D22B2" w:rsidRDefault="00000000">
      <w:pPr>
        <w:pStyle w:val="BodyText"/>
        <w:rPr>
          <w:lang w:val="en-US"/>
        </w:rPr>
      </w:pPr>
      <w:r w:rsidRPr="003D22B2">
        <w:rPr>
          <w:lang w:val="en-US"/>
        </w:rPr>
        <w:t>[18] All result figures in this thesis are author-generated from the historical district-heating dataset unless otherwise stated.</w:t>
      </w:r>
    </w:p>
    <w:p ns2:paraId="7E5AB024" ns2:textId="77777777" w:rsidR="001A73D1" w:rsidRPr="003D22B2" w:rsidRDefault="00000000">
      <w:pPr>
        <w:pStyle w:val="BodyText"/>
        <w:rPr>
          <w:lang w:val="en-US"/>
        </w:rPr>
      </w:pPr>
      <w:r w:rsidRPr="003D22B2">
        <w:rPr>
          <w:lang w:val="en-US"/>
        </w:rPr>
        <w:t>[19] H. Lund, S. Werner, R. Wiltshire, S. Svendsen, J. E. Thorsen, F. Hvelplund, and B. V. Mathiesen, 4th Generation District Heating (4GDH): Integrating smart thermal grids into future sustainable energy systems, Energy, vol. 68, pp. 1-11, 2014.</w:t>
      </w:r>
    </w:p>
    <w:p ns2:paraId="78245D12" ns2:textId="77777777" w:rsidR="001A73D1" w:rsidRPr="003D22B2" w:rsidRDefault="00000000">
      <w:pPr>
        <w:pStyle w:val="BodyText"/>
        <w:rPr>
          <w:lang w:val="en-US"/>
        </w:rPr>
      </w:pPr>
      <w:r w:rsidRPr="003D22B2">
        <w:rPr>
          <w:lang w:val="en-US"/>
        </w:rPr>
        <w:t>[20] D. Connolly, H. Lund, B. V. Mathiesen, S. Werner, B. Moller, U. Persson, T. Boermans, D. Trier, P. A. Ostergaard, and S. Nielsen, Heat Roadmap Europe: Combining district heating with heat savings to decarbonise the EU energy system, Energy Policy, vol. 65, pp. 475-489, 2014.</w:t>
      </w:r>
    </w:p>
    <w:p ns2:paraId="26136F74" ns2:textId="77777777" w:rsidR="001A73D1" w:rsidRPr="003D22B2" w:rsidRDefault="00000000">
      <w:pPr>
        <w:pStyle w:val="BodyText"/>
        <w:rPr>
          <w:lang w:val="en-US"/>
        </w:rPr>
      </w:pPr>
      <w:r w:rsidRPr="003D22B2">
        <w:rPr>
          <w:lang w:val="en-US"/>
        </w:rPr>
        <w:t>[21] H. Lund, P. A. Ostergaard, D. Connolly, and B. V. Mathiesen, The status of 4th generation district heating: Research and results, Energy, vol. 164, pp. 147-159, 2018.</w:t>
      </w:r>
    </w:p>
    <w:p ns2:paraId="52A78EFB" ns2:textId="77777777" w:rsidR="001A73D1" w:rsidRPr="003D22B2" w:rsidRDefault="00000000">
      <w:pPr>
        <w:pStyle w:val="BodyText"/>
        <w:rPr>
          <w:lang w:val="en-US"/>
        </w:rPr>
      </w:pPr>
      <w:r w:rsidRPr="003D22B2">
        <w:rPr>
          <w:lang w:val="en-US"/>
        </w:rPr>
        <w:t>[22] D. M. Hawkins, Identification of Outliers, London: Chapman and Hall, 1980.</w:t>
      </w:r>
    </w:p>
    <w:p ns2:paraId="012504DC" ns2:textId="77777777" w:rsidR="001A73D1" w:rsidRPr="003D22B2" w:rsidRDefault="00000000">
      <w:pPr>
        <w:pStyle w:val="BodyText"/>
        <w:rPr>
          <w:lang w:val="en-US"/>
        </w:rPr>
      </w:pPr>
      <w:r w:rsidRPr="003D22B2">
        <w:rPr>
          <w:lang w:val="en-US"/>
        </w:rPr>
        <w:t>[23] A. Zimek and P. Filzmoser, There and back again: Outlier detection between statistical reasoning and data mining algorithms, WIREs Data Mining and Knowledge Discovery, vol. 8, no. 6, e1280, 2018.</w:t>
      </w:r>
    </w:p>
    <w:sectPr w:rsidR="001A73D1" w:rsidRPr="003D22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ustapha Habib" w:date="2026-06-29T09:57:00Z" w:initials="MH">
    <w:p w14:paraId="52A12998" w14:textId="77777777" w:rsidR="00C412B1" w:rsidRDefault="00C412B1" w:rsidP="00C412B1">
      <w:pPr>
        <w:pStyle w:val="CommentText"/>
      </w:pPr>
      <w:r>
        <w:rPr>
          <w:rStyle w:val="CommentReference"/>
        </w:rPr>
        <w:annotationRef/>
      </w:r>
      <w:r>
        <w:t xml:space="preserve">Here you need to mention the methodology you are refering to briefly, without this ”HEAT” paper, because no one will understand what this stands for! </w:t>
      </w:r>
    </w:p>
  </w:comment>
  <w:comment w:id="6" w:author="Mustapha Habib" w:date="2026-06-29T09:58:00Z" w:initials="MH">
    <w:p w14:paraId="2291D222" w14:textId="77777777" w:rsidR="002E4FBF" w:rsidRDefault="002E4FBF" w:rsidP="002E4FBF">
      <w:pPr>
        <w:pStyle w:val="CommentText"/>
      </w:pPr>
      <w:r>
        <w:rPr>
          <w:rStyle w:val="CommentReference"/>
        </w:rPr>
        <w:annotationRef/>
      </w:r>
      <w:r>
        <w:t>Please, rephrase</w:t>
      </w:r>
    </w:p>
  </w:comment>
  <w:comment w:id="7" w:author="Mustapha Habib" w:date="2026-06-29T09:59:00Z" w:initials="MH">
    <w:p w14:paraId="11FED6DA" w14:textId="77777777" w:rsidR="00867F97" w:rsidRDefault="00867F97" w:rsidP="00867F97">
      <w:pPr>
        <w:pStyle w:val="CommentText"/>
      </w:pPr>
      <w:r>
        <w:rPr>
          <w:rStyle w:val="CommentReference"/>
        </w:rPr>
        <w:annotationRef/>
      </w:r>
      <w:r>
        <w:t>I thing you mean here ”data point” and not windows</w:t>
      </w:r>
    </w:p>
  </w:comment>
  <w:comment w:id="16" w:author="Mustapha Habib" w:date="2026-06-29T10:04:00Z" w:initials="MH">
    <w:p w14:paraId="2C782A01" w14:textId="77777777" w:rsidR="007B4826" w:rsidRDefault="007B4826" w:rsidP="007B4826">
      <w:pPr>
        <w:pStyle w:val="CommentText"/>
      </w:pPr>
      <w:r>
        <w:rPr>
          <w:rStyle w:val="CommentReference"/>
        </w:rPr>
        <w:annotationRef/>
      </w:r>
      <w:r>
        <w:t>There is no need to mention the building name in the abstract. Just say, a building case-study.</w:t>
      </w:r>
    </w:p>
  </w:comment>
  <w:comment w:id="17" w:author="Mustapha Habib" w:date="2026-06-29T10:04:00Z" w:initials="MH">
    <w:p w14:paraId="6C019937" w14:textId="77777777" w:rsidR="007B4826" w:rsidRDefault="007B4826" w:rsidP="007B4826">
      <w:pPr>
        <w:pStyle w:val="CommentText"/>
      </w:pPr>
      <w:r>
        <w:rPr>
          <w:rStyle w:val="CommentReference"/>
        </w:rPr>
        <w:annotationRef/>
      </w:r>
      <w:r>
        <w:t>Same comment as above</w:t>
      </w:r>
    </w:p>
  </w:comment>
  <w:comment w:id="18" w:author="Mustapha Habib" w:date="2026-06-29T10:06:00Z" w:initials="MH">
    <w:p w14:paraId="1F990D67" w14:textId="77777777" w:rsidR="003D0342" w:rsidRDefault="003D0342" w:rsidP="003D0342">
      <w:pPr>
        <w:pStyle w:val="CommentText"/>
      </w:pPr>
      <w:r>
        <w:rPr>
          <w:rStyle w:val="CommentReference"/>
        </w:rPr>
        <w:annotationRef/>
      </w:r>
      <w:r>
        <w:t>Same comment as above. In the abstract, focus on the methodolgy and the main study outcomes. It is irrelevant to go for some details like building names here</w:t>
      </w:r>
    </w:p>
  </w:comment>
  <w:comment w:id="24" w:author="Mustapha Habib" w:date="2026-06-29T10:07:00Z" w:initials="MH">
    <w:p w14:paraId="71E663D4" w14:textId="77777777" w:rsidR="001609C1" w:rsidRDefault="001609C1" w:rsidP="001609C1">
      <w:pPr>
        <w:pStyle w:val="CommentText"/>
      </w:pPr>
      <w:r>
        <w:rPr>
          <w:rStyle w:val="CommentReference"/>
        </w:rPr>
        <w:annotationRef/>
      </w:r>
      <w:r>
        <w:t>You cannot jump from referene 3 (the last one)  directly to reference 19. You can step back fto mention a previous reference but you cannot jumot forward</w:t>
      </w:r>
    </w:p>
  </w:comment>
  <w:comment w:id="26" w:author="Mustapha Habib" w:date="2026-06-29T10:12:00Z" w:initials="MH">
    <w:p w14:paraId="02C33BC8" w14:textId="77777777" w:rsidR="001F6AEB" w:rsidRDefault="001F6AEB" w:rsidP="001F6AEB">
      <w:pPr>
        <w:pStyle w:val="CommentText"/>
      </w:pPr>
      <w:r>
        <w:rPr>
          <w:rStyle w:val="CommentReference"/>
        </w:rPr>
        <w:annotationRef/>
      </w:r>
      <w:r>
        <w:t>Please, rephrase this to highlight that operation anomalies are a presist issue in modern district heating networks, where there is a high need to take advantage of the data available in the DH substations to detect such anomalies and deal with them. Support your claims with references.</w:t>
      </w:r>
    </w:p>
  </w:comment>
  <w:comment w:id="35" w:author="Mustapha Habib" w:date="2026-06-29T10:15:00Z" w:initials="MH">
    <w:p w14:paraId="7FB1BABD" w14:textId="77777777" w:rsidR="00F014E0" w:rsidRDefault="00F014E0" w:rsidP="00F014E0">
      <w:pPr>
        <w:pStyle w:val="CommentText"/>
      </w:pPr>
      <w:r>
        <w:rPr>
          <w:rStyle w:val="CommentReference"/>
        </w:rPr>
        <w:annotationRef/>
      </w:r>
      <w:r>
        <w:t>This is too detailled, keep the research questions general!</w:t>
      </w:r>
    </w:p>
  </w:comment>
  <w:comment w:id="38" w:author="Mustapha Habib" w:date="2026-06-29T10:15:00Z" w:initials="MH">
    <w:p w14:paraId="3391B427" w14:textId="77777777" w:rsidR="00D42BA2" w:rsidRDefault="00D42BA2" w:rsidP="00D42BA2">
      <w:pPr>
        <w:pStyle w:val="CommentText"/>
      </w:pPr>
      <w:r>
        <w:rPr>
          <w:rStyle w:val="CommentReference"/>
        </w:rPr>
        <w:annotationRef/>
      </w:r>
      <w:r>
        <w:t>Same here!</w:t>
      </w:r>
    </w:p>
  </w:comment>
  <w:comment w:id="40" w:author="Mustapha Habib" w:date="2026-06-29T10:17:00Z" w:initials="MH">
    <w:p w14:paraId="114C47BA" w14:textId="77777777" w:rsidR="00D1095B" w:rsidRDefault="00D1095B" w:rsidP="00D1095B">
      <w:pPr>
        <w:pStyle w:val="CommentText"/>
      </w:pPr>
      <w:r>
        <w:rPr>
          <w:rStyle w:val="CommentReference"/>
        </w:rPr>
        <w:annotationRef/>
      </w:r>
      <w:r>
        <w:t>Rephrase is this way: what is the impact of changing the configuration settings of the proposed methodology on the expect results.</w:t>
      </w:r>
    </w:p>
  </w:comment>
  <w:comment w:id="49" w:author="Mustapha Habib" w:date="2026-06-29T10:28:00Z" w:initials="MH">
    <w:p w14:paraId="4100BB4D" w14:textId="77777777" w:rsidR="00A3781A" w:rsidRDefault="00A3781A" w:rsidP="00A3781A">
      <w:pPr>
        <w:pStyle w:val="CommentText"/>
      </w:pPr>
      <w:r>
        <w:rPr>
          <w:rStyle w:val="CommentReference"/>
        </w:rPr>
        <w:annotationRef/>
      </w:r>
      <w:r>
        <w:t>Name this section differently because no one knows that this HEAT paper is!! You can go for ”Baseline method” or ”Reference method”</w:t>
      </w:r>
    </w:p>
  </w:comment>
  <w:comment w:id="50" w:author="Mustapha Habib" w:date="2026-06-29T10:34:00Z" w:initials="MH">
    <w:p w14:paraId="70CDC3DB" w14:textId="77777777" w:rsidR="007C2A0C" w:rsidRDefault="007C2A0C" w:rsidP="007C2A0C">
      <w:pPr>
        <w:pStyle w:val="CommentText"/>
      </w:pPr>
      <w:r>
        <w:rPr>
          <w:rStyle w:val="CommentReference"/>
        </w:rPr>
        <w:annotationRef/>
      </w:r>
      <w:r>
        <w:t>Please remove ”HEAT paper” from the entire thesis and replace it either with the reference method, baseline method or mention directky the name of the method presented in this paper.</w:t>
      </w:r>
    </w:p>
  </w:comment>
  <w:comment w:id="54" w:author="Mustapha Habib" w:date="2026-06-29T10:35:00Z" w:initials="MH">
    <w:p w14:paraId="75AC18B9" w14:textId="77777777" w:rsidR="002A24A5" w:rsidRDefault="002A24A5" w:rsidP="002A24A5">
      <w:pPr>
        <w:pStyle w:val="CommentText"/>
      </w:pPr>
      <w:r>
        <w:rPr>
          <w:rStyle w:val="CommentReference"/>
        </w:rPr>
        <w:annotationRef/>
      </w:r>
      <w:r>
        <w:t>Equation should be numbered, please check the template!</w:t>
      </w:r>
    </w:p>
  </w:comment>
  <w:comment w:id="55" w:author="Mustapha Habib" w:date="2026-06-29T10:40:00Z" w:initials="MH">
    <w:p w14:paraId="7183C28C" w14:textId="77777777" w:rsidR="00241ADE" w:rsidRDefault="00241ADE" w:rsidP="00241ADE">
      <w:pPr>
        <w:pStyle w:val="CommentText"/>
      </w:pPr>
      <w:r>
        <w:rPr>
          <w:rStyle w:val="CommentReference"/>
        </w:rPr>
        <w:annotationRef/>
      </w:r>
      <w:r>
        <w:t>As we discussed in the meeting, there is no need to mention that flow rates data were calculated and not directly measured. Just assume that we have a flow sensors because this is not the contribution of the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A12998" w15:done="0"/>
  <w15:commentEx w15:paraId="2291D222" w15:done="0"/>
  <w15:commentEx w15:paraId="11FED6DA" w15:done="0"/>
  <w15:commentEx w15:paraId="2C782A01" w15:done="0"/>
  <w15:commentEx w15:paraId="6C019937" w15:done="0"/>
  <w15:commentEx w15:paraId="1F990D67" w15:done="0"/>
  <w15:commentEx w15:paraId="71E663D4" w15:done="0"/>
  <w15:commentEx w15:paraId="02C33BC8" w15:done="0"/>
  <w15:commentEx w15:paraId="7FB1BABD" w15:done="0"/>
  <w15:commentEx w15:paraId="3391B427" w15:done="0"/>
  <w15:commentEx w15:paraId="114C47BA" w15:done="0"/>
  <w15:commentEx w15:paraId="4100BB4D" w15:done="0"/>
  <w15:commentEx w15:paraId="70CDC3DB" w15:done="0"/>
  <w15:commentEx w15:paraId="75AC18B9" w15:done="0"/>
  <w15:commentEx w15:paraId="7183C2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12338" w16cex:dateUtc="2026-06-29T07:57:00Z"/>
  <w16cex:commentExtensible w16cex:durableId="3267E46F" w16cex:dateUtc="2026-06-29T07:58:00Z"/>
  <w16cex:commentExtensible w16cex:durableId="6836FE48" w16cex:dateUtc="2026-06-29T07:59:00Z"/>
  <w16cex:commentExtensible w16cex:durableId="4AF0E89C" w16cex:dateUtc="2026-06-29T08:04:00Z"/>
  <w16cex:commentExtensible w16cex:durableId="23FFC5A1" w16cex:dateUtc="2026-06-29T08:04:00Z"/>
  <w16cex:commentExtensible w16cex:durableId="095A4FDA" w16cex:dateUtc="2026-06-29T08:06:00Z"/>
  <w16cex:commentExtensible w16cex:durableId="48C46F92" w16cex:dateUtc="2026-06-29T08:07:00Z"/>
  <w16cex:commentExtensible w16cex:durableId="79E83A59" w16cex:dateUtc="2026-06-29T08:12:00Z"/>
  <w16cex:commentExtensible w16cex:durableId="3544049E" w16cex:dateUtc="2026-06-29T08:15:00Z"/>
  <w16cex:commentExtensible w16cex:durableId="26CB8DC7" w16cex:dateUtc="2026-06-29T08:15:00Z"/>
  <w16cex:commentExtensible w16cex:durableId="3BF4E545" w16cex:dateUtc="2026-06-29T08:17:00Z"/>
  <w16cex:commentExtensible w16cex:durableId="0CDA7FF9" w16cex:dateUtc="2026-06-29T08:28:00Z"/>
  <w16cex:commentExtensible w16cex:durableId="5E57DD46" w16cex:dateUtc="2026-06-29T08:34:00Z"/>
  <w16cex:commentExtensible w16cex:durableId="7C194F4B" w16cex:dateUtc="2026-06-29T08:35:00Z"/>
  <w16cex:commentExtensible w16cex:durableId="69589FE4" w16cex:dateUtc="2026-06-29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A12998" w16cid:durableId="61612338"/>
  <w16cid:commentId w16cid:paraId="2291D222" w16cid:durableId="3267E46F"/>
  <w16cid:commentId w16cid:paraId="11FED6DA" w16cid:durableId="6836FE48"/>
  <w16cid:commentId w16cid:paraId="2C782A01" w16cid:durableId="4AF0E89C"/>
  <w16cid:commentId w16cid:paraId="6C019937" w16cid:durableId="23FFC5A1"/>
  <w16cid:commentId w16cid:paraId="1F990D67" w16cid:durableId="095A4FDA"/>
  <w16cid:commentId w16cid:paraId="71E663D4" w16cid:durableId="48C46F92"/>
  <w16cid:commentId w16cid:paraId="02C33BC8" w16cid:durableId="79E83A59"/>
  <w16cid:commentId w16cid:paraId="7FB1BABD" w16cid:durableId="3544049E"/>
  <w16cid:commentId w16cid:paraId="3391B427" w16cid:durableId="26CB8DC7"/>
  <w16cid:commentId w16cid:paraId="114C47BA" w16cid:durableId="3BF4E545"/>
  <w16cid:commentId w16cid:paraId="4100BB4D" w16cid:durableId="0CDA7FF9"/>
  <w16cid:commentId w16cid:paraId="70CDC3DB" w16cid:durableId="5E57DD46"/>
  <w16cid:commentId w16cid:paraId="75AC18B9" w16cid:durableId="7C194F4B"/>
  <w16cid:commentId w16cid:paraId="7183C28C" w16cid:durableId="69589F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21F31" w14:textId="77777777" w:rsidR="00DA1D67" w:rsidRDefault="00DA1D67" w:rsidP="00A210F9">
      <w:pPr>
        <w:spacing w:after="0" w:line="240" w:lineRule="auto"/>
      </w:pPr>
      <w:r>
        <w:separator/>
      </w:r>
    </w:p>
  </w:endnote>
  <w:endnote w:type="continuationSeparator" w:id="0">
    <w:p w14:paraId="0F38E037" w14:textId="77777777" w:rsidR="00DA1D67" w:rsidRDefault="00DA1D67"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D380F" w14:textId="77777777" w:rsidR="00DA1D67" w:rsidRDefault="00DA1D67" w:rsidP="00A210F9">
      <w:pPr>
        <w:spacing w:after="0" w:line="240" w:lineRule="auto"/>
      </w:pPr>
      <w:r>
        <w:separator/>
      </w:r>
    </w:p>
  </w:footnote>
  <w:footnote w:type="continuationSeparator" w:id="0">
    <w:p w14:paraId="1D57A196" w14:textId="77777777" w:rsidR="00DA1D67" w:rsidRDefault="00DA1D67"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27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740"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stapha Habib">
    <w15:presenceInfo w15:providerId="AD" w15:userId="S::mushab@UG.KTH.SE::d6cfce05-45ca-4e6a-81af-72d741177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ttachedTemplate r:id="rId1"/>
  <w:trackRevisions/>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333F9"/>
    <w:rsid w:val="000447E4"/>
    <w:rsid w:val="0005201B"/>
    <w:rsid w:val="000552C3"/>
    <w:rsid w:val="000745F6"/>
    <w:rsid w:val="0009120E"/>
    <w:rsid w:val="000A6909"/>
    <w:rsid w:val="000C6E0C"/>
    <w:rsid w:val="000D25A7"/>
    <w:rsid w:val="000E75A3"/>
    <w:rsid w:val="000F4886"/>
    <w:rsid w:val="000F78DA"/>
    <w:rsid w:val="001148B2"/>
    <w:rsid w:val="001405ED"/>
    <w:rsid w:val="00144225"/>
    <w:rsid w:val="00145A54"/>
    <w:rsid w:val="0015717C"/>
    <w:rsid w:val="001609C1"/>
    <w:rsid w:val="00177C3D"/>
    <w:rsid w:val="00184ACB"/>
    <w:rsid w:val="00185A22"/>
    <w:rsid w:val="00195B6E"/>
    <w:rsid w:val="001964EF"/>
    <w:rsid w:val="001A000C"/>
    <w:rsid w:val="001A13D6"/>
    <w:rsid w:val="001A3BDD"/>
    <w:rsid w:val="001A5593"/>
    <w:rsid w:val="001A73D1"/>
    <w:rsid w:val="001B667B"/>
    <w:rsid w:val="001C1654"/>
    <w:rsid w:val="001D0C1B"/>
    <w:rsid w:val="001D375E"/>
    <w:rsid w:val="001F6AEB"/>
    <w:rsid w:val="00237D3D"/>
    <w:rsid w:val="00240526"/>
    <w:rsid w:val="00241ADE"/>
    <w:rsid w:val="00247BD9"/>
    <w:rsid w:val="002540C8"/>
    <w:rsid w:val="00271314"/>
    <w:rsid w:val="002750C8"/>
    <w:rsid w:val="00285820"/>
    <w:rsid w:val="00287989"/>
    <w:rsid w:val="00295B90"/>
    <w:rsid w:val="002962ED"/>
    <w:rsid w:val="002A1912"/>
    <w:rsid w:val="002A24A5"/>
    <w:rsid w:val="002A345A"/>
    <w:rsid w:val="002A7145"/>
    <w:rsid w:val="002E4FBF"/>
    <w:rsid w:val="002F236F"/>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D0342"/>
    <w:rsid w:val="003D22B2"/>
    <w:rsid w:val="003E0A08"/>
    <w:rsid w:val="003E7BE3"/>
    <w:rsid w:val="00421A0E"/>
    <w:rsid w:val="00423C3A"/>
    <w:rsid w:val="004347B8"/>
    <w:rsid w:val="0046687C"/>
    <w:rsid w:val="004708CE"/>
    <w:rsid w:val="00480A58"/>
    <w:rsid w:val="004C08F4"/>
    <w:rsid w:val="004C6AA9"/>
    <w:rsid w:val="004C6ED1"/>
    <w:rsid w:val="004D199A"/>
    <w:rsid w:val="0050333D"/>
    <w:rsid w:val="005040DF"/>
    <w:rsid w:val="00515681"/>
    <w:rsid w:val="0053255F"/>
    <w:rsid w:val="0053675A"/>
    <w:rsid w:val="00556358"/>
    <w:rsid w:val="005632B0"/>
    <w:rsid w:val="00571FD0"/>
    <w:rsid w:val="00586474"/>
    <w:rsid w:val="005869DD"/>
    <w:rsid w:val="00595E4D"/>
    <w:rsid w:val="005B3241"/>
    <w:rsid w:val="005C767E"/>
    <w:rsid w:val="005D0A71"/>
    <w:rsid w:val="005E21FD"/>
    <w:rsid w:val="005F1E3B"/>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A05E0"/>
    <w:rsid w:val="007B02CF"/>
    <w:rsid w:val="007B4826"/>
    <w:rsid w:val="007C2A0C"/>
    <w:rsid w:val="007C63C2"/>
    <w:rsid w:val="007E063C"/>
    <w:rsid w:val="007E2A65"/>
    <w:rsid w:val="007E59BC"/>
    <w:rsid w:val="007F741D"/>
    <w:rsid w:val="00820640"/>
    <w:rsid w:val="00822F8B"/>
    <w:rsid w:val="008566B5"/>
    <w:rsid w:val="00867F97"/>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3781A"/>
    <w:rsid w:val="00A4702D"/>
    <w:rsid w:val="00A479AE"/>
    <w:rsid w:val="00A6260F"/>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770A"/>
    <w:rsid w:val="00B34254"/>
    <w:rsid w:val="00B43CBD"/>
    <w:rsid w:val="00B54D7B"/>
    <w:rsid w:val="00B779DE"/>
    <w:rsid w:val="00B977A8"/>
    <w:rsid w:val="00B978FC"/>
    <w:rsid w:val="00BA595B"/>
    <w:rsid w:val="00BB3165"/>
    <w:rsid w:val="00BB3F29"/>
    <w:rsid w:val="00BF2CC2"/>
    <w:rsid w:val="00BF4046"/>
    <w:rsid w:val="00C03E0A"/>
    <w:rsid w:val="00C1097E"/>
    <w:rsid w:val="00C1123B"/>
    <w:rsid w:val="00C21A36"/>
    <w:rsid w:val="00C27BE3"/>
    <w:rsid w:val="00C374E1"/>
    <w:rsid w:val="00C40392"/>
    <w:rsid w:val="00C412B1"/>
    <w:rsid w:val="00C461ED"/>
    <w:rsid w:val="00C46EB2"/>
    <w:rsid w:val="00C65FDF"/>
    <w:rsid w:val="00C712E5"/>
    <w:rsid w:val="00C77715"/>
    <w:rsid w:val="00C833B4"/>
    <w:rsid w:val="00C8592A"/>
    <w:rsid w:val="00CE61C6"/>
    <w:rsid w:val="00CE6D56"/>
    <w:rsid w:val="00D0572D"/>
    <w:rsid w:val="00D1095B"/>
    <w:rsid w:val="00D33D34"/>
    <w:rsid w:val="00D42BA2"/>
    <w:rsid w:val="00D4521D"/>
    <w:rsid w:val="00D558C7"/>
    <w:rsid w:val="00D71CD2"/>
    <w:rsid w:val="00D8373F"/>
    <w:rsid w:val="00D93C67"/>
    <w:rsid w:val="00DA1D67"/>
    <w:rsid w:val="00DF2C63"/>
    <w:rsid w:val="00E03119"/>
    <w:rsid w:val="00E03CE9"/>
    <w:rsid w:val="00E058E4"/>
    <w:rsid w:val="00E20685"/>
    <w:rsid w:val="00E24CAD"/>
    <w:rsid w:val="00E40140"/>
    <w:rsid w:val="00E44B2B"/>
    <w:rsid w:val="00E45E8E"/>
    <w:rsid w:val="00E4752B"/>
    <w:rsid w:val="00E521DC"/>
    <w:rsid w:val="00E61268"/>
    <w:rsid w:val="00E74EB4"/>
    <w:rsid w:val="00E85FD1"/>
    <w:rsid w:val="00E91563"/>
    <w:rsid w:val="00E95328"/>
    <w:rsid w:val="00EF2509"/>
    <w:rsid w:val="00EF4617"/>
    <w:rsid w:val="00EF6A6C"/>
    <w:rsid w:val="00F014E0"/>
    <w:rsid w:val="00F124F2"/>
    <w:rsid w:val="00F13A00"/>
    <w:rsid w:val="00F175A8"/>
    <w:rsid w:val="00F3306A"/>
    <w:rsid w:val="00F371CB"/>
    <w:rsid w:val="00F51A54"/>
    <w:rsid w:val="00F7482B"/>
    <w:rsid w:val="00F8328F"/>
    <w:rsid w:val="00FB222B"/>
    <w:rsid w:val="00FC5066"/>
    <w:rsid w:val="00FC5EA7"/>
    <w:rsid w:val="00FE1F81"/>
    <w:rsid w:val="00FE2D7C"/>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90598"/>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 w:type="paragraph" w:styleId="Revision">
    <w:name w:val="Revision"/>
    <w:hidden/>
    <w:uiPriority w:val="99"/>
    <w:semiHidden/>
    <w:rsid w:val="003D22B2"/>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9120E"/>
    <w:rsid w:val="000F4886"/>
    <w:rsid w:val="00145A54"/>
    <w:rsid w:val="00177C3D"/>
    <w:rsid w:val="00185A22"/>
    <w:rsid w:val="001D001E"/>
    <w:rsid w:val="00203141"/>
    <w:rsid w:val="00237D3D"/>
    <w:rsid w:val="002540C8"/>
    <w:rsid w:val="00287989"/>
    <w:rsid w:val="002962ED"/>
    <w:rsid w:val="002A6AF9"/>
    <w:rsid w:val="002E5857"/>
    <w:rsid w:val="002E6337"/>
    <w:rsid w:val="002F7DB0"/>
    <w:rsid w:val="00316240"/>
    <w:rsid w:val="00375B44"/>
    <w:rsid w:val="003B1FFF"/>
    <w:rsid w:val="0040575D"/>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07D4B"/>
    <w:rsid w:val="00923273"/>
    <w:rsid w:val="00923B7B"/>
    <w:rsid w:val="00924B06"/>
    <w:rsid w:val="009A2E2A"/>
    <w:rsid w:val="009B56C0"/>
    <w:rsid w:val="00AC1D41"/>
    <w:rsid w:val="00AC253D"/>
    <w:rsid w:val="00AE4BFE"/>
    <w:rsid w:val="00B05FDD"/>
    <w:rsid w:val="00B43CBD"/>
    <w:rsid w:val="00B84D1D"/>
    <w:rsid w:val="00C1123B"/>
    <w:rsid w:val="00C374E1"/>
    <w:rsid w:val="00C46EB2"/>
    <w:rsid w:val="00D268FA"/>
    <w:rsid w:val="00D4521D"/>
    <w:rsid w:val="00DE4913"/>
    <w:rsid w:val="00E24CAD"/>
    <w:rsid w:val="00E521DC"/>
    <w:rsid w:val="00E61268"/>
    <w:rsid w:val="00EB59AD"/>
    <w:rsid w:val="00F27BE1"/>
    <w:rsid w:val="00F75E63"/>
    <w:rsid w:val="00FC5066"/>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107</TotalTime>
  <Pages>51</Pages>
  <Words>14981</Words>
  <Characters>79400</Characters>
  <Application>Microsoft Office Word</Application>
  <DocSecurity>0</DocSecurity>
  <Lines>661</Lines>
  <Paragraphs>188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Mustapha Habib</cp:lastModifiedBy>
  <cp:revision>31</cp:revision>
  <cp:lastPrinted>2026-06-22T14:45:00Z</cp:lastPrinted>
  <dcterms:created xsi:type="dcterms:W3CDTF">2026-06-22T15:24:00Z</dcterms:created>
  <dcterms:modified xsi:type="dcterms:W3CDTF">2026-06-29T08:40:00Z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